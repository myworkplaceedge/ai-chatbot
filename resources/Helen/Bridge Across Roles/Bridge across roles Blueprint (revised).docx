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Bridge Across Roles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All the text in red is my contribution. Please let me know if you’d like anything revised or removed. (Farah)</w:t>
      </w:r>
    </w:p>
    <w:p w:rsidR="00000000" w:rsidDel="00000000" w:rsidP="00000000" w:rsidRDefault="00000000" w:rsidRPr="00000000" w14:paraId="00000004">
      <w:pPr>
        <w:pStyle w:val="Heading1"/>
        <w:rPr/>
      </w:pPr>
      <w:r w:rsidDel="00000000" w:rsidR="00000000" w:rsidRPr="00000000">
        <w:rPr>
          <w:rtl w:val="0"/>
        </w:rPr>
        <w:t xml:space="preserve">1. Lesson Overview</w:t>
      </w:r>
    </w:p>
    <w:p w:rsidR="00000000" w:rsidDel="00000000" w:rsidP="00000000" w:rsidRDefault="00000000" w:rsidRPr="00000000" w14:paraId="00000005">
      <w:pPr>
        <w:rPr/>
      </w:pPr>
      <w:r w:rsidDel="00000000" w:rsidR="00000000" w:rsidRPr="00000000">
        <w:rPr>
          <w:rtl w:val="0"/>
        </w:rPr>
        <w:t xml:space="preserve">Lesson Title: Bridge Across Roles</w:t>
      </w:r>
    </w:p>
    <w:p w:rsidR="00000000" w:rsidDel="00000000" w:rsidP="00000000" w:rsidRDefault="00000000" w:rsidRPr="00000000" w14:paraId="00000006">
      <w:pPr>
        <w:rPr/>
      </w:pPr>
      <w:r w:rsidDel="00000000" w:rsidR="00000000" w:rsidRPr="00000000">
        <w:rPr>
          <w:rtl w:val="0"/>
        </w:rPr>
        <w:t xml:space="preserve">Pathway (I, We, Us): We</w:t>
      </w:r>
    </w:p>
    <w:p w:rsidR="00000000" w:rsidDel="00000000" w:rsidP="00000000" w:rsidRDefault="00000000" w:rsidRPr="00000000" w14:paraId="00000007">
      <w:pPr>
        <w:rPr/>
      </w:pPr>
      <w:r w:rsidDel="00000000" w:rsidR="00000000" w:rsidRPr="00000000">
        <w:rPr>
          <w:rtl w:val="0"/>
        </w:rPr>
        <w:t xml:space="preserve">Skill Focus: Perspective seeking and cross-functional alignment</w:t>
      </w:r>
    </w:p>
    <w:p w:rsidR="00000000" w:rsidDel="00000000" w:rsidP="00000000" w:rsidRDefault="00000000" w:rsidRPr="00000000" w14:paraId="00000008">
      <w:pPr>
        <w:rPr>
          <w:color w:val="ff0000"/>
        </w:rPr>
      </w:pPr>
      <w:r w:rsidDel="00000000" w:rsidR="00000000" w:rsidRPr="00000000">
        <w:rPr>
          <w:color w:val="ff0000"/>
          <w:rtl w:val="0"/>
        </w:rPr>
        <w:t xml:space="preserve">(</w:t>
      </w:r>
      <w:r w:rsidDel="00000000" w:rsidR="00000000" w:rsidRPr="00000000">
        <w:rPr>
          <w:rtl w:val="0"/>
        </w:rPr>
        <w:t xml:space="preserve">Workplace Challenge: In many organisations, teams operate within functional silos, such as marketing, operations, finance, product. Each group brings a different lens, but without active effort to bridge those lenses, collaboration can stall. Decisions are delayed, misunderstandings compound, and people default to protecting their own lane. When functions don’t align, progress slows. When perspective seeking is normalized, teams don’t just avoid mistakes, they build trust, reduce defensive posturing, and move faster together. This lesson helps learners build a habit of seeking perspectives across roles to foster trust, cohesion, and clearer shared direction.</w:t>
      </w:r>
      <w:r w:rsidDel="00000000" w:rsidR="00000000" w:rsidRPr="00000000">
        <w:rPr>
          <w:color w:val="ff0000"/>
          <w:rtl w:val="0"/>
        </w:rPr>
        <w:t xml:space="preserve">) Synthesia video introduction.</w:t>
      </w:r>
    </w:p>
    <w:p w:rsidR="00000000" w:rsidDel="00000000" w:rsidP="00000000" w:rsidRDefault="00000000" w:rsidRPr="00000000" w14:paraId="00000009">
      <w:pPr>
        <w:rPr>
          <w:color w:val="ff00ff"/>
        </w:rPr>
      </w:pPr>
      <w:r w:rsidDel="00000000" w:rsidR="00000000" w:rsidRPr="00000000">
        <w:rPr>
          <w:color w:val="ff00ff"/>
          <w:rtl w:val="0"/>
        </w:rPr>
        <w:t xml:space="preserve">—-</w:t>
      </w:r>
    </w:p>
    <w:p w:rsidR="00000000" w:rsidDel="00000000" w:rsidP="00000000" w:rsidRDefault="00000000" w:rsidRPr="00000000" w14:paraId="0000000A">
      <w:pPr>
        <w:rPr>
          <w:rFonts w:ascii="Calibri" w:cs="Calibri" w:eastAsia="Calibri" w:hAnsi="Calibri"/>
        </w:rPr>
      </w:pPr>
      <w:r w:rsidDel="00000000" w:rsidR="00000000" w:rsidRPr="00000000">
        <w:rPr>
          <w:color w:val="ff00ff"/>
          <w:rtl w:val="0"/>
        </w:rPr>
        <w:t xml:space="preserve">Synthesia Video audio:</w:t>
      </w:r>
      <w:r w:rsidDel="00000000" w:rsidR="00000000" w:rsidRPr="00000000">
        <w:rPr>
          <w:color w:val="a64d79"/>
          <w:rtl w:val="0"/>
        </w:rPr>
        <w:t xml:space="preserve"> </w:t>
      </w:r>
      <w:r w:rsidDel="00000000" w:rsidR="00000000" w:rsidRPr="00000000">
        <w:rPr>
          <w:rFonts w:ascii="Calibri" w:cs="Calibri" w:eastAsia="Calibri" w:hAnsi="Calibri"/>
          <w:rtl w:val="0"/>
        </w:rPr>
        <w:t xml:space="preserve">Welcome to Bridge Across Roles. </w:t>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many organizations, collaboration doesn’t break down because people disagree. It breaks down because assumptions go unspoken. </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Different roles bring different priorities, timelines, and ways of framing a problem and when those perspectives aren’t invited early, alignment can quietly slip away. </w:t>
      </w:r>
    </w:p>
    <w:p w:rsidR="00000000" w:rsidDel="00000000" w:rsidP="00000000" w:rsidRDefault="00000000" w:rsidRPr="00000000" w14:paraId="0000000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pStyle w:val="Heading1"/>
        <w:rPr/>
      </w:pPr>
      <w:r w:rsidDel="00000000" w:rsidR="00000000" w:rsidRPr="00000000">
        <w:rPr>
          <w:rtl w:val="0"/>
        </w:rPr>
        <w:t xml:space="preserve">2. Learning Objectives</w:t>
      </w:r>
    </w:p>
    <w:p w:rsidR="00000000" w:rsidDel="00000000" w:rsidP="00000000" w:rsidRDefault="00000000" w:rsidRPr="00000000" w14:paraId="00000010">
      <w:pPr>
        <w:spacing w:after="240" w:before="240" w:lineRule="auto"/>
        <w:rPr/>
      </w:pPr>
      <w:r w:rsidDel="00000000" w:rsidR="00000000" w:rsidRPr="00000000">
        <w:rPr>
          <w:rtl w:val="0"/>
        </w:rPr>
        <w:t xml:space="preserve">Learners will be able to:</w:t>
      </w:r>
    </w:p>
    <w:p w:rsidR="00000000" w:rsidDel="00000000" w:rsidP="00000000" w:rsidRDefault="00000000" w:rsidRPr="00000000" w14:paraId="00000011">
      <w:pPr>
        <w:numPr>
          <w:ilvl w:val="0"/>
          <w:numId w:val="5"/>
        </w:numPr>
        <w:spacing w:after="0" w:before="240" w:lineRule="auto"/>
        <w:ind w:left="720" w:hanging="360"/>
        <w:rPr/>
      </w:pPr>
      <w:r w:rsidDel="00000000" w:rsidR="00000000" w:rsidRPr="00000000">
        <w:rPr>
          <w:rtl w:val="0"/>
        </w:rPr>
        <w:t xml:space="preserve">Recognise when functional silos are limiting effective collaboration</w:t>
      </w:r>
    </w:p>
    <w:p w:rsidR="00000000" w:rsidDel="00000000" w:rsidP="00000000" w:rsidRDefault="00000000" w:rsidRPr="00000000" w14:paraId="00000012">
      <w:pPr>
        <w:numPr>
          <w:ilvl w:val="0"/>
          <w:numId w:val="5"/>
        </w:numPr>
        <w:spacing w:after="0" w:lineRule="auto"/>
        <w:ind w:left="720" w:hanging="360"/>
        <w:rPr/>
      </w:pPr>
      <w:r w:rsidDel="00000000" w:rsidR="00000000" w:rsidRPr="00000000">
        <w:rPr>
          <w:rtl w:val="0"/>
        </w:rPr>
        <w:t xml:space="preserve">Use bridging language to seek diverse perspectives before decision-making</w:t>
      </w:r>
    </w:p>
    <w:p w:rsidR="00000000" w:rsidDel="00000000" w:rsidP="00000000" w:rsidRDefault="00000000" w:rsidRPr="00000000" w14:paraId="00000013">
      <w:pPr>
        <w:numPr>
          <w:ilvl w:val="0"/>
          <w:numId w:val="5"/>
        </w:numPr>
        <w:spacing w:after="240" w:lineRule="auto"/>
        <w:ind w:left="720" w:hanging="360"/>
        <w:rPr/>
      </w:pPr>
      <w:r w:rsidDel="00000000" w:rsidR="00000000" w:rsidRPr="00000000">
        <w:rPr>
          <w:rtl w:val="0"/>
        </w:rPr>
        <w:t xml:space="preserve">Practice phrasing that connects roles and responsibilities across departments</w:t>
      </w:r>
    </w:p>
    <w:p w:rsidR="00000000" w:rsidDel="00000000" w:rsidP="00000000" w:rsidRDefault="00000000" w:rsidRPr="00000000" w14:paraId="00000014">
      <w:pPr>
        <w:spacing w:after="240" w:lineRule="auto"/>
        <w:rPr/>
      </w:pPr>
      <w:r w:rsidDel="00000000" w:rsidR="00000000" w:rsidRPr="00000000">
        <w:rPr>
          <w:rtl w:val="0"/>
        </w:rPr>
      </w:r>
    </w:p>
    <w:p w:rsidR="00000000" w:rsidDel="00000000" w:rsidP="00000000" w:rsidRDefault="00000000" w:rsidRPr="00000000" w14:paraId="00000015">
      <w:pPr>
        <w:spacing w:after="0" w:line="276" w:lineRule="auto"/>
        <w:rPr>
          <w:color w:val="ff00ff"/>
        </w:rPr>
      </w:pPr>
      <w:r w:rsidDel="00000000" w:rsidR="00000000" w:rsidRPr="00000000">
        <w:rPr>
          <w:color w:val="ff00ff"/>
          <w:rtl w:val="0"/>
        </w:rPr>
        <w:t xml:space="preserve">—</w:t>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color w:val="ff00ff"/>
          <w:rtl w:val="0"/>
        </w:rPr>
        <w:t xml:space="preserve">Synthesia Video audio:</w:t>
      </w:r>
      <w:r w:rsidDel="00000000" w:rsidR="00000000" w:rsidRPr="00000000">
        <w:rPr>
          <w:color w:val="a64d79"/>
          <w:rtl w:val="0"/>
        </w:rPr>
        <w:t xml:space="preserve"> </w:t>
      </w:r>
      <w:r w:rsidDel="00000000" w:rsidR="00000000" w:rsidRPr="00000000">
        <w:rPr>
          <w:rFonts w:ascii="Calibri" w:cs="Calibri" w:eastAsia="Calibri" w:hAnsi="Calibri"/>
          <w:rtl w:val="0"/>
        </w:rPr>
        <w:t xml:space="preserve">By the end of this session, you’ll be able to recognize when functional silos are limiting collaboration, use bridging language to seek diverse perspectives before decisions are finalized, and practice phrasing that connects roles and responsibilities across departments</w:t>
      </w:r>
    </w:p>
    <w:p w:rsidR="00000000" w:rsidDel="00000000" w:rsidP="00000000" w:rsidRDefault="00000000" w:rsidRPr="00000000" w14:paraId="0000001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0" w:line="276" w:lineRule="auto"/>
        <w:rPr>
          <w:color w:val="e69138"/>
        </w:rPr>
      </w:pPr>
      <w:r w:rsidDel="00000000" w:rsidR="00000000" w:rsidRPr="00000000">
        <w:rPr>
          <w:rFonts w:ascii="Calibri" w:cs="Calibri" w:eastAsia="Calibri" w:hAnsi="Calibri"/>
          <w:rtl w:val="0"/>
        </w:rPr>
        <w:t xml:space="preserve">Let’s begin with a scenario that highlights how misalignment often starts quietly. </w:t>
      </w: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3. Spark (5–10 minutes) Header</w:t>
      </w:r>
    </w:p>
    <w:p w:rsidR="00000000" w:rsidDel="00000000" w:rsidP="00000000" w:rsidRDefault="00000000" w:rsidRPr="00000000" w14:paraId="0000001B">
      <w:pPr>
        <w:spacing w:after="240" w:before="240" w:lineRule="auto"/>
        <w:rPr/>
      </w:pPr>
      <w:r w:rsidDel="00000000" w:rsidR="00000000" w:rsidRPr="00000000">
        <w:rPr>
          <w:rtl w:val="0"/>
        </w:rPr>
        <w:t xml:space="preserve">Cross-functional misalignment is the number one driver of delay in collaborative work (McKinsey, 2022). Even with shared goals, departments often operate with different priorities, jargon, or decision styles. Left unchecked, this leads to misunderstandings and fragmented execution.</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0" w:line="276" w:lineRule="auto"/>
        <w:rPr>
          <w:rFonts w:ascii="Calibri" w:cs="Calibri" w:eastAsia="Calibri" w:hAnsi="Calibri"/>
        </w:rPr>
      </w:pPr>
      <w:r w:rsidDel="00000000" w:rsidR="00000000" w:rsidRPr="00000000">
        <w:rPr>
          <w:color w:val="ff00ff"/>
          <w:rtl w:val="0"/>
        </w:rPr>
        <w:t xml:space="preserve">Synthesia Video audio:</w:t>
      </w:r>
      <w:r w:rsidDel="00000000" w:rsidR="00000000" w:rsidRPr="00000000">
        <w:rPr>
          <w:color w:val="a64d79"/>
          <w:rtl w:val="0"/>
        </w:rPr>
        <w:t xml:space="preserve"> </w:t>
      </w:r>
      <w:r w:rsidDel="00000000" w:rsidR="00000000" w:rsidRPr="00000000">
        <w:rPr>
          <w:rFonts w:ascii="Calibri" w:cs="Calibri" w:eastAsia="Calibri" w:hAnsi="Calibri"/>
          <w:rtl w:val="0"/>
        </w:rPr>
        <w:t xml:space="preserve">Your company is preparing for a product launch. Marketing has already published the release date, operations is still finalizing packaging logistics, and finance approved the budget but no one clarified the spending cap. No one paused to check in across the teams and a week later, confusion escalates. Deadlines begin to shift and frustration rises. </w:t>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Why? Because each team moved forward from their own perspectives without pausing to connect perspectives.  </w:t>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your opinion, what do you think should have been considered before the release date was published?</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color w:val="e69138"/>
          <w:rtl w:val="0"/>
        </w:rPr>
        <w:t xml:space="preserve">Scenario Block - Rise 360 : </w:t>
      </w:r>
      <w:r w:rsidDel="00000000" w:rsidR="00000000" w:rsidRPr="00000000">
        <w:rPr>
          <w:rFonts w:ascii="Calibri" w:cs="Calibri" w:eastAsia="Calibri" w:hAnsi="Calibri"/>
          <w:rtl w:val="0"/>
        </w:rPr>
        <w:t xml:space="preserve">Select the response you believe would have created better alignment. </w:t>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color w:val="ff00ff"/>
          <w:rtl w:val="0"/>
        </w:rPr>
        <w:t xml:space="preserve">Synthesia Video audio (after they do the activity) </w:t>
      </w:r>
      <w:r w:rsidDel="00000000" w:rsidR="00000000" w:rsidRPr="00000000">
        <w:rPr>
          <w:rFonts w:ascii="Calibri" w:cs="Calibri" w:eastAsia="Calibri" w:hAnsi="Calibri"/>
          <w:rtl w:val="0"/>
        </w:rPr>
        <w:t xml:space="preserve">Nothing was “wrong” with the timeline. The issue was invisible since marketing moved quickly, operations needed clarification and finance approved but with unspoken limits. No one paused to ask how the decision looked from another role. </w:t>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Most cross-functional breakdowns don’t begin with conflict, they begin with assumptions. It’s important to consider, if alignment isn’t visible, how do you know it exists?</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0" w:line="276" w:lineRule="auto"/>
        <w:rPr>
          <w:b w:val="1"/>
          <w:bCs w:val="1"/>
          <w:color w:val="ff00ff"/>
        </w:rPr>
      </w:pPr>
      <w:r w:rsidDel="00000000" w:rsidR="00000000" w:rsidRPr="00000000">
        <w:rPr>
          <w:color w:val="ff00ff"/>
          <w:rtl w:val="0"/>
        </w:rPr>
        <w:t xml:space="preserve">Synthesia Video audio </w:t>
      </w:r>
      <w:r w:rsidDel="00000000" w:rsidR="00000000" w:rsidRPr="00000000">
        <w:rPr>
          <w:b w:val="1"/>
          <w:bCs w:val="1"/>
          <w:color w:val="ff00ff"/>
          <w:rtl w:val="0"/>
        </w:rPr>
        <w:t xml:space="preserve">- TRANSITION INTO SHIFT – closing out spark: </w:t>
      </w:r>
    </w:p>
    <w:p w:rsidR="00000000" w:rsidDel="00000000" w:rsidP="00000000" w:rsidRDefault="00000000" w:rsidRPr="00000000" w14:paraId="00000028">
      <w:pPr>
        <w:spacing w:after="0" w:line="276" w:lineRule="auto"/>
        <w:rPr>
          <w:b w:val="1"/>
          <w:bCs w:val="1"/>
          <w:color w:val="ff00ff"/>
        </w:rPr>
      </w:pPr>
      <w:r w:rsidDel="00000000" w:rsidR="00000000" w:rsidRPr="00000000">
        <w:rPr>
          <w:rFonts w:ascii="Calibri" w:cs="Calibri" w:eastAsia="Calibri" w:hAnsi="Calibri"/>
          <w:rtl w:val="0"/>
        </w:rPr>
        <w:t xml:space="preserve">Before we go further, take a moment to reflect on your own experience. Think of a project or decision that slowed down because teams weren’t fully aligned. What happened, what were you prioritizing at the time, and what assumptions might have been operating beneath the surface? Take a few minutes to identify your own misalignment moment. </w:t>
      </w:r>
      <w:r w:rsidDel="00000000" w:rsidR="00000000" w:rsidRPr="00000000">
        <w:rPr>
          <w:rtl w:val="0"/>
        </w:rPr>
      </w:r>
    </w:p>
    <w:p w:rsidR="00000000" w:rsidDel="00000000" w:rsidP="00000000" w:rsidRDefault="00000000" w:rsidRPr="00000000" w14:paraId="00000029">
      <w:pPr>
        <w:spacing w:after="240" w:before="240" w:lineRule="auto"/>
        <w:rPr>
          <w:color w:val="e69138"/>
        </w:rPr>
      </w:pPr>
      <w:r w:rsidDel="00000000" w:rsidR="00000000" w:rsidRPr="00000000">
        <w:rPr>
          <w:color w:val="e69138"/>
          <w:rtl w:val="0"/>
        </w:rPr>
        <w:t xml:space="preserve">—--</w:t>
      </w:r>
    </w:p>
    <w:p w:rsidR="00000000" w:rsidDel="00000000" w:rsidP="00000000" w:rsidRDefault="00000000" w:rsidRPr="00000000" w14:paraId="0000002A">
      <w:pPr>
        <w:spacing w:after="240" w:before="240" w:lineRule="auto"/>
        <w:rPr>
          <w:color w:val="e69138"/>
        </w:rPr>
      </w:pPr>
      <w:r w:rsidDel="00000000" w:rsidR="00000000" w:rsidRPr="00000000">
        <w:rPr>
          <w:rtl w:val="0"/>
        </w:rPr>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w:t>
      </w:r>
      <w:r w:rsidDel="00000000" w:rsidR="00000000" w:rsidRPr="00000000">
        <w:rPr>
          <w:rtl w:val="0"/>
        </w:rPr>
        <w:t xml:space="preserve">Here’s a story to ground it: In one product launch, marketing had already published the release date while the operations team was still finalising packaging logistics. No one had checked in across teams. It led to confusion, last minute escalations, and a rushed fix. A simple “What’s your team’s view on this timeline?” might have prevented the disconnect.</w:t>
      </w:r>
      <w:r w:rsidDel="00000000" w:rsidR="00000000" w:rsidRPr="00000000">
        <w:rPr>
          <w:color w:val="ff0000"/>
          <w:rtl w:val="0"/>
        </w:rPr>
        <w:t xml:space="preserve">)Do not add this, This example is used in the scenario block *.</w:t>
      </w:r>
    </w:p>
    <w:p w:rsidR="00000000" w:rsidDel="00000000" w:rsidP="00000000" w:rsidRDefault="00000000" w:rsidRPr="00000000" w14:paraId="0000002C">
      <w:pPr>
        <w:spacing w:after="240" w:before="240" w:lineRule="auto"/>
        <w:rPr>
          <w:color w:val="ff0000"/>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You might’ve heard things like: “I sent the file twice, but marketing still changed the format.” “Finance approved it, but no one told us the budget cap”. These moments of frustration don’t come from malice; they often come from missing perspectives.</w:t>
      </w:r>
    </w:p>
    <w:p w:rsidR="00000000" w:rsidDel="00000000" w:rsidP="00000000" w:rsidRDefault="00000000" w:rsidRPr="00000000" w14:paraId="0000002E">
      <w:pPr>
        <w:spacing w:after="240" w:before="240" w:lineRule="auto"/>
        <w:rPr>
          <w:color w:val="ff0000"/>
        </w:rPr>
      </w:pPr>
      <w:r w:rsidDel="00000000" w:rsidR="00000000" w:rsidRPr="00000000">
        <w:rPr>
          <w:color w:val="ff0000"/>
          <w:rtl w:val="0"/>
        </w:rPr>
        <w:t xml:space="preserve">*Insert scenario block.</w:t>
      </w:r>
    </w:p>
    <w:p w:rsidR="00000000" w:rsidDel="00000000" w:rsidP="00000000" w:rsidRDefault="00000000" w:rsidRPr="00000000" w14:paraId="0000002F">
      <w:pPr>
        <w:spacing w:after="240" w:lineRule="auto"/>
        <w:ind w:left="1440" w:firstLine="0"/>
        <w:rPr>
          <w:color w:val="ff0000"/>
        </w:rPr>
      </w:pPr>
      <w:r w:rsidDel="00000000" w:rsidR="00000000" w:rsidRPr="00000000">
        <w:rPr>
          <w:color w:val="ff0000"/>
          <w:rtl w:val="0"/>
        </w:rPr>
        <w:t xml:space="preserve">Your company is preparing for a product launch,</w:t>
      </w:r>
    </w:p>
    <w:p w:rsidR="00000000" w:rsidDel="00000000" w:rsidP="00000000" w:rsidRDefault="00000000" w:rsidRPr="00000000" w14:paraId="00000030">
      <w:pPr>
        <w:spacing w:after="240" w:lineRule="auto"/>
        <w:ind w:left="1440" w:firstLine="0"/>
        <w:rPr>
          <w:color w:val="ff0000"/>
        </w:rPr>
      </w:pPr>
      <w:r w:rsidDel="00000000" w:rsidR="00000000" w:rsidRPr="00000000">
        <w:rPr>
          <w:color w:val="ff0000"/>
          <w:rtl w:val="0"/>
        </w:rPr>
        <w:t xml:space="preserve">Marketing has already published the release date. Operations is still finalizing packaging logistics. Finance approved the budget, but no one clarified the cap.</w:t>
      </w:r>
    </w:p>
    <w:p w:rsidR="00000000" w:rsidDel="00000000" w:rsidP="00000000" w:rsidRDefault="00000000" w:rsidRPr="00000000" w14:paraId="00000031">
      <w:pPr>
        <w:spacing w:after="240" w:lineRule="auto"/>
        <w:ind w:left="1440" w:firstLine="0"/>
        <w:rPr>
          <w:color w:val="ff0000"/>
        </w:rPr>
      </w:pPr>
      <w:r w:rsidDel="00000000" w:rsidR="00000000" w:rsidRPr="00000000">
        <w:rPr>
          <w:color w:val="ff0000"/>
          <w:rtl w:val="0"/>
        </w:rPr>
        <w:t xml:space="preserve">No one checked in across teams.</w:t>
      </w:r>
    </w:p>
    <w:p w:rsidR="00000000" w:rsidDel="00000000" w:rsidP="00000000" w:rsidRDefault="00000000" w:rsidRPr="00000000" w14:paraId="00000032">
      <w:pPr>
        <w:spacing w:after="240" w:lineRule="auto"/>
        <w:ind w:left="1440" w:firstLine="0"/>
        <w:rPr>
          <w:color w:val="ff0000"/>
        </w:rPr>
      </w:pPr>
      <w:r w:rsidDel="00000000" w:rsidR="00000000" w:rsidRPr="00000000">
        <w:rPr>
          <w:color w:val="ff0000"/>
          <w:rtl w:val="0"/>
        </w:rPr>
        <w:t xml:space="preserve">A week later, confusion escalates, deadlines shift. Frustration rises.</w:t>
      </w:r>
    </w:p>
    <w:p w:rsidR="00000000" w:rsidDel="00000000" w:rsidP="00000000" w:rsidRDefault="00000000" w:rsidRPr="00000000" w14:paraId="00000033">
      <w:pPr>
        <w:spacing w:after="240" w:lineRule="auto"/>
        <w:ind w:left="1440" w:firstLine="0"/>
        <w:rPr>
          <w:b w:val="1"/>
          <w:bCs w:val="1"/>
          <w:color w:val="ff0000"/>
        </w:rPr>
      </w:pPr>
      <w:r w:rsidDel="00000000" w:rsidR="00000000" w:rsidRPr="00000000">
        <w:rPr>
          <w:b w:val="1"/>
          <w:bCs w:val="1"/>
          <w:color w:val="ff0000"/>
          <w:rtl w:val="0"/>
        </w:rPr>
        <w:t xml:space="preserve">Decision Question</w:t>
      </w:r>
    </w:p>
    <w:p w:rsidR="00000000" w:rsidDel="00000000" w:rsidP="00000000" w:rsidRDefault="00000000" w:rsidRPr="00000000" w14:paraId="00000034">
      <w:pPr>
        <w:spacing w:after="240" w:lineRule="auto"/>
        <w:ind w:left="1440" w:firstLine="0"/>
        <w:rPr>
          <w:color w:val="ff0000"/>
        </w:rPr>
      </w:pPr>
      <w:r w:rsidDel="00000000" w:rsidR="00000000" w:rsidRPr="00000000">
        <w:rPr>
          <w:color w:val="ff0000"/>
          <w:rtl w:val="0"/>
        </w:rPr>
        <w:t xml:space="preserve">What should have happened before the release date was published?</w:t>
      </w:r>
    </w:p>
    <w:p w:rsidR="00000000" w:rsidDel="00000000" w:rsidP="00000000" w:rsidRDefault="00000000" w:rsidRPr="00000000" w14:paraId="00000035">
      <w:pPr>
        <w:spacing w:after="0" w:lineRule="auto"/>
        <w:ind w:left="2520" w:hanging="360"/>
        <w:rPr>
          <w:color w:val="ff0000"/>
        </w:rPr>
      </w:pPr>
      <w:r w:rsidDel="00000000" w:rsidR="00000000" w:rsidRPr="00000000">
        <w:rPr>
          <w:color w:val="ff0000"/>
          <w:rtl w:val="0"/>
        </w:rPr>
        <w:t xml:space="preserve">A)</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Trust that other teams would flag issues</w:t>
      </w:r>
    </w:p>
    <w:p w:rsidR="00000000" w:rsidDel="00000000" w:rsidP="00000000" w:rsidRDefault="00000000" w:rsidRPr="00000000" w14:paraId="00000036">
      <w:pPr>
        <w:spacing w:after="0" w:lineRule="auto"/>
        <w:ind w:left="2520" w:hanging="360"/>
        <w:rPr>
          <w:color w:val="ff0000"/>
        </w:rPr>
      </w:pPr>
      <w:r w:rsidDel="00000000" w:rsidR="00000000" w:rsidRPr="00000000">
        <w:rPr>
          <w:color w:val="ff0000"/>
          <w:rtl w:val="0"/>
        </w:rPr>
        <w:t xml:space="preserve">B)</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Escalate to leadership immediately</w:t>
      </w:r>
    </w:p>
    <w:p w:rsidR="00000000" w:rsidDel="00000000" w:rsidP="00000000" w:rsidRDefault="00000000" w:rsidRPr="00000000" w14:paraId="00000037">
      <w:pPr>
        <w:spacing w:after="0" w:lineRule="auto"/>
        <w:ind w:left="2520" w:hanging="360"/>
        <w:rPr>
          <w:color w:val="ff0000"/>
        </w:rPr>
      </w:pPr>
      <w:r w:rsidDel="00000000" w:rsidR="00000000" w:rsidRPr="00000000">
        <w:rPr>
          <w:color w:val="ff0000"/>
          <w:rtl w:val="0"/>
        </w:rPr>
        <w:t xml:space="preserve">C)</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Ask “What’s the team view on this timeline?”</w:t>
      </w:r>
    </w:p>
    <w:p w:rsidR="00000000" w:rsidDel="00000000" w:rsidP="00000000" w:rsidRDefault="00000000" w:rsidRPr="00000000" w14:paraId="00000038">
      <w:pPr>
        <w:spacing w:after="240" w:lineRule="auto"/>
        <w:ind w:left="2520" w:hanging="360"/>
        <w:rPr>
          <w:color w:val="ff0000"/>
        </w:rPr>
      </w:pPr>
      <w:r w:rsidDel="00000000" w:rsidR="00000000" w:rsidRPr="00000000">
        <w:rPr>
          <w:color w:val="ff0000"/>
          <w:rtl w:val="0"/>
        </w:rPr>
        <w:t xml:space="preserve">D)</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Wait and adjust if problems arise</w:t>
      </w:r>
    </w:p>
    <w:p w:rsidR="00000000" w:rsidDel="00000000" w:rsidP="00000000" w:rsidRDefault="00000000" w:rsidRPr="00000000" w14:paraId="00000039">
      <w:pPr>
        <w:spacing w:after="240" w:lineRule="auto"/>
        <w:ind w:left="2160" w:firstLine="0"/>
        <w:rPr>
          <w:color w:val="ff0000"/>
        </w:rPr>
      </w:pPr>
      <w:r w:rsidDel="00000000" w:rsidR="00000000" w:rsidRPr="00000000">
        <w:rPr>
          <w:color w:val="ff0000"/>
          <w:rtl w:val="0"/>
        </w:rPr>
        <w:t xml:space="preserve">Correct Answer: C</w:t>
      </w:r>
    </w:p>
    <w:p w:rsidR="00000000" w:rsidDel="00000000" w:rsidP="00000000" w:rsidRDefault="00000000" w:rsidRPr="00000000" w14:paraId="0000003A">
      <w:pPr>
        <w:spacing w:after="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3B">
      <w:pPr>
        <w:spacing w:after="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3C">
      <w:pPr>
        <w:spacing w:after="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3D">
      <w:pPr>
        <w:spacing w:after="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03E">
      <w:pPr>
        <w:spacing w:after="240" w:lineRule="auto"/>
        <w:ind w:left="2160" w:firstLine="0"/>
        <w:rPr>
          <w:color w:val="ff0000"/>
        </w:rPr>
      </w:pPr>
      <w:r w:rsidDel="00000000" w:rsidR="00000000" w:rsidRPr="00000000">
        <w:rPr>
          <w:b w:val="1"/>
          <w:bCs w:val="1"/>
          <w:color w:val="ff0000"/>
          <w:rtl w:val="0"/>
        </w:rPr>
        <w:t xml:space="preserve">Feedback:</w:t>
      </w:r>
      <w:r w:rsidDel="00000000" w:rsidR="00000000" w:rsidRPr="00000000">
        <w:rPr>
          <w:color w:val="ff0000"/>
          <w:rtl w:val="0"/>
        </w:rPr>
        <w:t xml:space="preserve">  Nothing was “Wrong” with the timeline.</w:t>
      </w:r>
    </w:p>
    <w:p w:rsidR="00000000" w:rsidDel="00000000" w:rsidP="00000000" w:rsidRDefault="00000000" w:rsidRPr="00000000" w14:paraId="0000003F">
      <w:pPr>
        <w:spacing w:after="240" w:lineRule="auto"/>
        <w:ind w:left="2160" w:firstLine="0"/>
        <w:rPr>
          <w:color w:val="ff0000"/>
        </w:rPr>
      </w:pPr>
      <w:r w:rsidDel="00000000" w:rsidR="00000000" w:rsidRPr="00000000">
        <w:rPr>
          <w:color w:val="ff0000"/>
          <w:rtl w:val="0"/>
        </w:rPr>
        <w:t xml:space="preserve">                  </w:t>
        <w:tab/>
        <w:t xml:space="preserve">The issue was invisible.</w:t>
      </w:r>
    </w:p>
    <w:p w:rsidR="00000000" w:rsidDel="00000000" w:rsidP="00000000" w:rsidRDefault="00000000" w:rsidRPr="00000000" w14:paraId="00000040">
      <w:pPr>
        <w:spacing w:after="0" w:lineRule="auto"/>
        <w:ind w:left="2160" w:firstLine="0"/>
        <w:rPr>
          <w:color w:val="ff0000"/>
        </w:rPr>
      </w:pPr>
      <w:r w:rsidDel="00000000" w:rsidR="00000000" w:rsidRPr="00000000">
        <w:rPr>
          <w:color w:val="ff0000"/>
          <w:rtl w:val="0"/>
        </w:rPr>
        <w:t xml:space="preserve">                   </w:t>
        <w:tab/>
        <w:t xml:space="preserve">Marketing moved fast.</w:t>
      </w:r>
    </w:p>
    <w:p w:rsidR="00000000" w:rsidDel="00000000" w:rsidP="00000000" w:rsidRDefault="00000000" w:rsidRPr="00000000" w14:paraId="00000041">
      <w:pPr>
        <w:spacing w:after="0" w:lineRule="auto"/>
        <w:ind w:left="2160" w:firstLine="0"/>
        <w:rPr>
          <w:color w:val="ff0000"/>
        </w:rPr>
      </w:pPr>
      <w:r w:rsidDel="00000000" w:rsidR="00000000" w:rsidRPr="00000000">
        <w:rPr>
          <w:color w:val="ff0000"/>
          <w:rtl w:val="0"/>
        </w:rPr>
        <w:t xml:space="preserve">                  </w:t>
        <w:tab/>
        <w:t xml:space="preserve">Operations needed clarity.</w:t>
      </w:r>
    </w:p>
    <w:p w:rsidR="00000000" w:rsidDel="00000000" w:rsidP="00000000" w:rsidRDefault="00000000" w:rsidRPr="00000000" w14:paraId="00000042">
      <w:pPr>
        <w:spacing w:after="0" w:lineRule="auto"/>
        <w:ind w:left="2160" w:firstLine="0"/>
        <w:rPr>
          <w:color w:val="ff0000"/>
        </w:rPr>
      </w:pPr>
      <w:r w:rsidDel="00000000" w:rsidR="00000000" w:rsidRPr="00000000">
        <w:rPr>
          <w:color w:val="ff0000"/>
          <w:rtl w:val="0"/>
        </w:rPr>
        <w:t xml:space="preserve">                  </w:t>
        <w:tab/>
        <w:t xml:space="preserve">Finance approved, but with unspoken limits.</w:t>
      </w:r>
    </w:p>
    <w:p w:rsidR="00000000" w:rsidDel="00000000" w:rsidP="00000000" w:rsidRDefault="00000000" w:rsidRPr="00000000" w14:paraId="00000043">
      <w:pPr>
        <w:spacing w:after="0" w:line="360" w:lineRule="auto"/>
        <w:rPr>
          <w:color w:val="ff0000"/>
        </w:rPr>
      </w:pPr>
      <w:r w:rsidDel="00000000" w:rsidR="00000000" w:rsidRPr="00000000">
        <w:rPr>
          <w:color w:val="ff0000"/>
          <w:rtl w:val="0"/>
        </w:rPr>
        <w:t xml:space="preserve"> </w:t>
      </w:r>
    </w:p>
    <w:p w:rsidR="00000000" w:rsidDel="00000000" w:rsidP="00000000" w:rsidRDefault="00000000" w:rsidRPr="00000000" w14:paraId="00000044">
      <w:pPr>
        <w:spacing w:after="0" w:line="360" w:lineRule="auto"/>
        <w:rPr>
          <w:color w:val="ff0000"/>
        </w:rPr>
      </w:pPr>
      <w:r w:rsidDel="00000000" w:rsidR="00000000" w:rsidRPr="00000000">
        <w:rPr>
          <w:color w:val="ff0000"/>
          <w:rtl w:val="0"/>
        </w:rPr>
        <w:t xml:space="preserve">            </w:t>
        <w:tab/>
        <w:t xml:space="preserve">No one paused to ask how the decision looked from another role.</w:t>
      </w:r>
    </w:p>
    <w:p w:rsidR="00000000" w:rsidDel="00000000" w:rsidP="00000000" w:rsidRDefault="00000000" w:rsidRPr="00000000" w14:paraId="00000045">
      <w:pPr>
        <w:spacing w:after="0" w:line="479" w:lineRule="auto"/>
        <w:rPr>
          <w:color w:val="ff0000"/>
        </w:rPr>
      </w:pPr>
      <w:r w:rsidDel="00000000" w:rsidR="00000000" w:rsidRPr="00000000">
        <w:rPr>
          <w:color w:val="ff0000"/>
          <w:rtl w:val="0"/>
        </w:rPr>
        <w:t xml:space="preserve">            </w:t>
        <w:tab/>
        <w:t xml:space="preserve">Most cross functional breakdowns don’t start with conflict, they start with        </w:t>
      </w:r>
    </w:p>
    <w:p w:rsidR="00000000" w:rsidDel="00000000" w:rsidP="00000000" w:rsidRDefault="00000000" w:rsidRPr="00000000" w14:paraId="00000046">
      <w:pPr>
        <w:spacing w:after="0" w:line="479" w:lineRule="auto"/>
        <w:rPr>
          <w:color w:val="ff0000"/>
        </w:rPr>
      </w:pPr>
      <w:r w:rsidDel="00000000" w:rsidR="00000000" w:rsidRPr="00000000">
        <w:rPr>
          <w:color w:val="ff0000"/>
          <w:rtl w:val="0"/>
        </w:rPr>
        <w:t xml:space="preserve">            </w:t>
        <w:tab/>
        <w:t xml:space="preserve">assumptions.</w:t>
      </w:r>
    </w:p>
    <w:p w:rsidR="00000000" w:rsidDel="00000000" w:rsidP="00000000" w:rsidRDefault="00000000" w:rsidRPr="00000000" w14:paraId="00000047">
      <w:pPr>
        <w:spacing w:after="0" w:line="479" w:lineRule="auto"/>
        <w:ind w:left="720" w:firstLine="0"/>
        <w:rPr>
          <w:color w:val="ff0000"/>
        </w:rPr>
      </w:pPr>
      <w:r w:rsidDel="00000000" w:rsidR="00000000" w:rsidRPr="00000000">
        <w:rPr>
          <w:color w:val="ff0000"/>
          <w:rtl w:val="0"/>
        </w:rPr>
        <w:t xml:space="preserve"> A simple question,  </w:t>
      </w:r>
      <w:r w:rsidDel="00000000" w:rsidR="00000000" w:rsidRPr="00000000">
        <w:rPr>
          <w:i w:val="1"/>
          <w:iCs w:val="1"/>
          <w:color w:val="ff0000"/>
          <w:rtl w:val="0"/>
        </w:rPr>
        <w:t xml:space="preserve">"What's your team’s view on this timeline?</w:t>
      </w:r>
      <w:r w:rsidDel="00000000" w:rsidR="00000000" w:rsidRPr="00000000">
        <w:rPr>
          <w:color w:val="ff0000"/>
          <w:rtl w:val="0"/>
        </w:rPr>
        <w:t xml:space="preserve">” can surface priorities       </w:t>
        <w:tab/>
        <w:t xml:space="preserve">and decision styles, before they turn into escalations. If alignment isn’t visible, how do you know it exists?</w:t>
      </w:r>
    </w:p>
    <w:p w:rsidR="00000000" w:rsidDel="00000000" w:rsidP="00000000" w:rsidRDefault="00000000" w:rsidRPr="00000000" w14:paraId="00000048">
      <w:pPr>
        <w:spacing w:after="0" w:line="360" w:lineRule="auto"/>
        <w:jc w:val="center"/>
        <w:rPr>
          <w:color w:val="ff0000"/>
        </w:rPr>
      </w:pPr>
      <w:r w:rsidDel="00000000" w:rsidR="00000000" w:rsidRPr="00000000">
        <w:rPr>
          <w:color w:val="ff0000"/>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Add to that: different cultural norms around collaboration. As Erin Meyer (2014) describes, consensual decision making is valued highly in some cultures and teams, while others are more top down. In cross-functional or global settings, this means decisions can feel rushed to some and frustratingly slow to others.</w:t>
      </w:r>
    </w:p>
    <w:p w:rsidR="00000000" w:rsidDel="00000000" w:rsidP="00000000" w:rsidRDefault="00000000" w:rsidRPr="00000000" w14:paraId="0000004A">
      <w:pPr>
        <w:spacing w:after="240" w:before="240" w:lineRule="auto"/>
        <w:rPr/>
      </w:pPr>
      <w:r w:rsidDel="00000000" w:rsidR="00000000" w:rsidRPr="00000000">
        <w:rPr>
          <w:rtl w:val="0"/>
        </w:rPr>
        <w:t xml:space="preserve">This lesson isn’t just about smoother collaboration, it’s about reducing miscommunication, role based friction, and repeated rework.</w:t>
      </w:r>
    </w:p>
    <w:p w:rsidR="00000000" w:rsidDel="00000000" w:rsidP="00000000" w:rsidRDefault="00000000" w:rsidRPr="00000000" w14:paraId="0000004B">
      <w:pPr>
        <w:spacing w:after="240" w:before="240" w:lineRule="auto"/>
        <w:rPr>
          <w:b w:val="1"/>
          <w:bCs w:val="1"/>
          <w:color w:val="ff0000"/>
        </w:rPr>
      </w:pPr>
      <w:r w:rsidDel="00000000" w:rsidR="00000000" w:rsidRPr="00000000">
        <w:rPr>
          <w:b w:val="1"/>
          <w:bCs w:val="1"/>
          <w:rtl w:val="0"/>
        </w:rPr>
        <w:t xml:space="preserve">Reflection task: (section 1; the situation, F) </w:t>
      </w:r>
      <w:r w:rsidDel="00000000" w:rsidR="00000000" w:rsidRPr="00000000">
        <w:rPr>
          <w:b w:val="1"/>
          <w:bCs w:val="1"/>
          <w:color w:val="ff0000"/>
          <w:rtl w:val="0"/>
        </w:rPr>
        <w:t xml:space="preserve">(Add this as a downloadable Work sheet) Your misalignment moment</w:t>
      </w:r>
    </w:p>
    <w:p w:rsidR="00000000" w:rsidDel="00000000" w:rsidP="00000000" w:rsidRDefault="00000000" w:rsidRPr="00000000" w14:paraId="0000004C">
      <w:pPr>
        <w:spacing w:after="240" w:before="240" w:lineRule="auto"/>
        <w:rPr/>
      </w:pPr>
      <w:r w:rsidDel="00000000" w:rsidR="00000000" w:rsidRPr="00000000">
        <w:rPr>
          <w:rtl w:val="0"/>
        </w:rPr>
        <w:t xml:space="preserve">Think about a time when a project or decision was slowed because of functional misalignment:</w:t>
      </w:r>
    </w:p>
    <w:p w:rsidR="00000000" w:rsidDel="00000000" w:rsidP="00000000" w:rsidRDefault="00000000" w:rsidRPr="00000000" w14:paraId="0000004D">
      <w:pPr>
        <w:numPr>
          <w:ilvl w:val="0"/>
          <w:numId w:val="21"/>
        </w:numPr>
        <w:spacing w:after="0" w:before="240" w:lineRule="auto"/>
        <w:ind w:left="720" w:hanging="360"/>
        <w:rPr/>
      </w:pPr>
      <w:r w:rsidDel="00000000" w:rsidR="00000000" w:rsidRPr="00000000">
        <w:rPr>
          <w:rtl w:val="0"/>
        </w:rPr>
        <w:t xml:space="preserve">What was your role in the process?</w:t>
      </w:r>
    </w:p>
    <w:p w:rsidR="00000000" w:rsidDel="00000000" w:rsidP="00000000" w:rsidRDefault="00000000" w:rsidRPr="00000000" w14:paraId="0000004E">
      <w:pPr>
        <w:numPr>
          <w:ilvl w:val="0"/>
          <w:numId w:val="21"/>
        </w:numPr>
        <w:spacing w:after="0" w:lineRule="auto"/>
        <w:ind w:left="720" w:hanging="360"/>
        <w:rPr/>
      </w:pPr>
      <w:r w:rsidDel="00000000" w:rsidR="00000000" w:rsidRPr="00000000">
        <w:rPr>
          <w:rtl w:val="0"/>
        </w:rPr>
        <w:t xml:space="preserve">What role or team did you feel least connected to?</w:t>
      </w:r>
    </w:p>
    <w:p w:rsidR="00000000" w:rsidDel="00000000" w:rsidP="00000000" w:rsidRDefault="00000000" w:rsidRPr="00000000" w14:paraId="0000004F">
      <w:pPr>
        <w:numPr>
          <w:ilvl w:val="0"/>
          <w:numId w:val="21"/>
        </w:numPr>
        <w:spacing w:after="0" w:lineRule="auto"/>
        <w:ind w:left="720" w:hanging="360"/>
        <w:rPr/>
      </w:pPr>
      <w:r w:rsidDel="00000000" w:rsidR="00000000" w:rsidRPr="00000000">
        <w:rPr>
          <w:rtl w:val="0"/>
        </w:rPr>
        <w:t xml:space="preserve">What question could you have asked to better understand their view?</w:t>
      </w:r>
    </w:p>
    <w:p w:rsidR="00000000" w:rsidDel="00000000" w:rsidP="00000000" w:rsidRDefault="00000000" w:rsidRPr="00000000" w14:paraId="00000050">
      <w:pPr>
        <w:numPr>
          <w:ilvl w:val="0"/>
          <w:numId w:val="21"/>
        </w:numPr>
        <w:spacing w:after="240" w:lineRule="auto"/>
        <w:ind w:left="720" w:hanging="360"/>
        <w:rPr/>
      </w:pPr>
      <w:r w:rsidDel="00000000" w:rsidR="00000000" w:rsidRPr="00000000">
        <w:rPr>
          <w:rtl w:val="0"/>
        </w:rPr>
        <w:t xml:space="preserve">Did you feel sidelined by someone from another department? What did they say, or not say? How did it affect how you engaged with them or the project?</w:t>
      </w:r>
    </w:p>
    <w:p w:rsidR="00000000" w:rsidDel="00000000" w:rsidP="00000000" w:rsidRDefault="00000000" w:rsidRPr="00000000" w14:paraId="00000051">
      <w:pPr>
        <w:spacing w:after="240" w:before="240" w:lineRule="auto"/>
        <w:rPr/>
      </w:pPr>
      <w:r w:rsidDel="00000000" w:rsidR="00000000" w:rsidRPr="00000000">
        <w:rPr>
          <w:rtl w:val="0"/>
        </w:rPr>
        <w:t xml:space="preserve">Hold this example in mind as you move through the rest of the lesson. You’ll come back to it.</w:t>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Now imagine if someone had asked:</w:t>
      </w:r>
      <w:r w:rsidDel="00000000" w:rsidR="00000000" w:rsidRPr="00000000">
        <w:rPr>
          <w:b w:val="1"/>
          <w:bCs w:val="1"/>
          <w:rtl w:val="0"/>
        </w:rPr>
        <w:t xml:space="preserve">(</w:t>
      </w:r>
      <w:r w:rsidDel="00000000" w:rsidR="00000000" w:rsidRPr="00000000">
        <w:rPr>
          <w:b w:val="1"/>
          <w:bCs w:val="1"/>
          <w:color w:val="ff0000"/>
          <w:rtl w:val="0"/>
        </w:rPr>
        <w:t xml:space="preserve">Insert statement block extended</w:t>
      </w:r>
      <w:r w:rsidDel="00000000" w:rsidR="00000000" w:rsidRPr="00000000">
        <w:rPr>
          <w:b w:val="1"/>
          <w:bCs w:val="1"/>
          <w:rtl w:val="0"/>
        </w:rPr>
        <w:t xml:space="preserve">,F)</w:t>
      </w:r>
    </w:p>
    <w:p w:rsidR="00000000" w:rsidDel="00000000" w:rsidP="00000000" w:rsidRDefault="00000000" w:rsidRPr="00000000" w14:paraId="00000053">
      <w:pPr>
        <w:numPr>
          <w:ilvl w:val="0"/>
          <w:numId w:val="20"/>
        </w:numPr>
        <w:spacing w:after="0" w:before="240" w:lineRule="auto"/>
        <w:ind w:left="720" w:hanging="360"/>
        <w:rPr/>
      </w:pPr>
      <w:r w:rsidDel="00000000" w:rsidR="00000000" w:rsidRPr="00000000">
        <w:rPr>
          <w:rtl w:val="0"/>
        </w:rPr>
        <w:t xml:space="preserve">“What would this look like from your role?”</w:t>
      </w:r>
    </w:p>
    <w:p w:rsidR="00000000" w:rsidDel="00000000" w:rsidP="00000000" w:rsidRDefault="00000000" w:rsidRPr="00000000" w14:paraId="00000054">
      <w:pPr>
        <w:numPr>
          <w:ilvl w:val="0"/>
          <w:numId w:val="20"/>
        </w:numPr>
        <w:spacing w:after="24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These small shifts help build big bridges. This also models emotional intelligence. When you invite someone’s view early, you reduce the chance they’ll feel sidelined later, create space for trust, and increase shared ownership.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before="240" w:lineRule="auto"/>
        <w:rPr/>
      </w:pPr>
      <w:r w:rsidDel="00000000" w:rsidR="00000000" w:rsidRPr="00000000">
        <w:rPr>
          <w:color w:val="ff0000"/>
          <w:rtl w:val="0"/>
        </w:rPr>
        <w:t xml:space="preserve">(Insert Continue divider) with the button text that says “See what this looks like in practice”</w:t>
        <w:br w:type="textWrapping"/>
      </w:r>
      <w:r w:rsidDel="00000000" w:rsidR="00000000" w:rsidRPr="00000000">
        <w:rPr>
          <w:rtl w:val="0"/>
        </w:rPr>
        <w:br w:type="textWrapping"/>
        <w:t xml:space="preserve">EQ Sidebar/pop up</w:t>
      </w:r>
      <w:r w:rsidDel="00000000" w:rsidR="00000000" w:rsidRPr="00000000">
        <w:rPr>
          <w:color w:val="ff0000"/>
          <w:rtl w:val="0"/>
        </w:rPr>
        <w:t xml:space="preserve">(FLIP CARDS from F)</w:t>
      </w:r>
      <w:r w:rsidDel="00000000" w:rsidR="00000000" w:rsidRPr="00000000">
        <w:rPr>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before="240" w:lineRule="auto"/>
        <w:rPr/>
      </w:pPr>
      <w:r w:rsidDel="00000000" w:rsidR="00000000" w:rsidRPr="00000000">
        <w:rPr>
          <w:color w:val="ff0000"/>
          <w:rtl w:val="0"/>
        </w:rPr>
        <w:t xml:space="preserve">(Card 1</w:t>
      </w:r>
      <w:r w:rsidDel="00000000" w:rsidR="00000000" w:rsidRPr="00000000">
        <w:rPr>
          <w:rtl w:val="0"/>
        </w:rPr>
        <w:t xml:space="preserve">) Inviting another person’s perspective early shows high emotional intelligence (EQ). According to Meier (2025), EQ includes empathy, self-awareness, and social skills—skills that reduce conflict and build connection in the workplace.</w:t>
        <w:br w:type="textWrapping"/>
      </w:r>
      <w:r w:rsidDel="00000000" w:rsidR="00000000" w:rsidRPr="00000000">
        <w:rPr>
          <w:color w:val="ff0000"/>
          <w:rtl w:val="0"/>
        </w:rPr>
        <w:t xml:space="preserve">(Card 2)</w:t>
      </w:r>
      <w:r w:rsidDel="00000000" w:rsidR="00000000" w:rsidRPr="00000000">
        <w:rPr>
          <w:rtl w:val="0"/>
        </w:rPr>
        <w:t xml:space="preserve"> When you acknowledge others’ expertise and ask for their input upfront, you’re:</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Demonstrating empathy through curiosity</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Practicing self-regulation by slowing down to invite input, rather than rushing to decide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Strengthening social bonds across silos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This creates psychological safety and helps decisions feel co-owned, not imposed.</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before="240" w:lineRule="auto"/>
        <w:rPr/>
      </w:pPr>
      <w:r w:rsidDel="00000000" w:rsidR="00000000" w:rsidRPr="00000000">
        <w:rPr>
          <w:color w:val="ff0000"/>
          <w:rtl w:val="0"/>
        </w:rPr>
        <w:t xml:space="preserve">(Card 3)</w:t>
      </w:r>
      <w:r w:rsidDel="00000000" w:rsidR="00000000" w:rsidRPr="00000000">
        <w:rPr>
          <w:rtl w:val="0"/>
        </w:rPr>
        <w:t xml:space="preserve"> Try this: Next time you feel tempted to "just move forward," pause and invite one more voice into the process. It may add a few minutes but it might save hours of rework or tension later.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Continue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Current State/Behaviour:</w:t>
      </w:r>
      <w:r w:rsidDel="00000000" w:rsidR="00000000" w:rsidRPr="00000000">
        <w:rPr>
          <w:rtl w:val="0"/>
        </w:rPr>
        <w:t xml:space="preserve"> Team members stay in their lanes, missing key insights from other roles. Misalignment increases friction and slows down collaboration.</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Desired State/Behaviour:</w:t>
      </w:r>
      <w:r w:rsidDel="00000000" w:rsidR="00000000" w:rsidRPr="00000000">
        <w:rPr>
          <w:rtl w:val="0"/>
        </w:rPr>
        <w:t xml:space="preserve"> Learners actively seek input from different roles using inclusive bridging language, leading to better shared understanding and stronger collaboration.</w:t>
      </w:r>
    </w:p>
    <w:p w:rsidR="00000000" w:rsidDel="00000000" w:rsidP="00000000" w:rsidRDefault="00000000" w:rsidRPr="00000000" w14:paraId="00000060">
      <w:pPr>
        <w:pStyle w:val="Heading1"/>
        <w:rPr/>
      </w:pPr>
      <w:r w:rsidDel="00000000" w:rsidR="00000000" w:rsidRPr="00000000">
        <w:rPr>
          <w:rtl w:val="0"/>
        </w:rPr>
        <w:t xml:space="preserve">4. Shift (20–25 minutes)</w:t>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0" w:line="276" w:lineRule="auto"/>
        <w:rPr>
          <w:rFonts w:ascii="Calibri" w:cs="Calibri" w:eastAsia="Calibri" w:hAnsi="Calibri"/>
        </w:rPr>
      </w:pPr>
      <w:r w:rsidDel="00000000" w:rsidR="00000000" w:rsidRPr="00000000">
        <w:rPr>
          <w:color w:val="ff00ff"/>
          <w:rtl w:val="0"/>
        </w:rPr>
        <w:t xml:space="preserve">Synthesia Video audio:</w:t>
      </w:r>
      <w:r w:rsidDel="00000000" w:rsidR="00000000" w:rsidRPr="00000000">
        <w:rPr>
          <w:color w:val="a64d79"/>
          <w:rtl w:val="0"/>
        </w:rPr>
        <w:t xml:space="preserve"> </w:t>
      </w:r>
      <w:r w:rsidDel="00000000" w:rsidR="00000000" w:rsidRPr="00000000">
        <w:rPr>
          <w:rFonts w:ascii="Calibri" w:cs="Calibri" w:eastAsia="Calibri" w:hAnsi="Calibri"/>
          <w:rtl w:val="0"/>
        </w:rPr>
        <w:t xml:space="preserve">When thinking about previous scenarios or the one we looked at previously, does this idea sound familiar? It may be because cross-functional misalignment is rarely dramatic but more structural. Different roles bring different timelines, incentives and ways of framing risk. If operations prioritizes stability, marketing prioritizes speed, and finance prioritizes control, none of these are wrong but alignment doesn’t happen automatically. It happens through deliberate questions like when someone asks “how does this impact your team?” or “what’s your perspective from where you sit?”. The conversation shifts from assumption to alignment and that’s the point where bridging begins </w:t>
      </w:r>
    </w:p>
    <w:p w:rsidR="00000000" w:rsidDel="00000000" w:rsidP="00000000" w:rsidRDefault="00000000" w:rsidRPr="00000000" w14:paraId="0000006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line="276" w:lineRule="auto"/>
        <w:rPr>
          <w:color w:val="ff00ff"/>
        </w:rPr>
      </w:pPr>
      <w:r w:rsidDel="00000000" w:rsidR="00000000" w:rsidRPr="00000000">
        <w:rPr>
          <w:color w:val="ff00ff"/>
          <w:rtl w:val="0"/>
        </w:rPr>
        <w:t xml:space="preserve">Synthesia Video audio - examples, a mix of Rise360 and the videos (videos have different audios to appear like a real-time conversation) : </w:t>
      </w:r>
    </w:p>
    <w:p w:rsidR="00000000" w:rsidDel="00000000" w:rsidP="00000000" w:rsidRDefault="00000000" w:rsidRPr="00000000" w14:paraId="0000006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Bridging doesn’t require long conversations, it often sounds like one simple question that’s asked at the right moment. You’ll hear how small shifts in phrasing change the tone of a discussion so listen for the pause, listen for the invitation and notice how quickly the dynamic changes. </w:t>
      </w:r>
    </w:p>
    <w:p w:rsidR="00000000" w:rsidDel="00000000" w:rsidP="00000000" w:rsidRDefault="00000000" w:rsidRPr="00000000" w14:paraId="0000006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Lets see how this can be done in practice: </w:t>
      </w:r>
    </w:p>
    <w:p w:rsidR="00000000" w:rsidDel="00000000" w:rsidP="00000000" w:rsidRDefault="00000000" w:rsidRPr="00000000" w14:paraId="0000006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this example, the focus is preventing misalignment: </w:t>
      </w:r>
    </w:p>
    <w:p w:rsidR="00000000" w:rsidDel="00000000" w:rsidP="00000000" w:rsidRDefault="00000000" w:rsidRPr="00000000" w14:paraId="00000069">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Product Lead “I think we’re aligned to launch Friday” </w:t>
      </w:r>
    </w:p>
    <w:p w:rsidR="00000000" w:rsidDel="00000000" w:rsidP="00000000" w:rsidRDefault="00000000" w:rsidRPr="00000000" w14:paraId="0000006A">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Operations Partner “That’s news to me” </w:t>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Product Lead “Let’s align our views before we decide. How does Friday look from your side?” </w:t>
      </w:r>
    </w:p>
    <w:p w:rsidR="00000000" w:rsidDel="00000000" w:rsidP="00000000" w:rsidRDefault="00000000" w:rsidRPr="00000000" w14:paraId="0000006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line="276" w:lineRule="auto"/>
        <w:rPr>
          <w:rFonts w:ascii="Calibri" w:cs="Calibri" w:eastAsia="Calibri" w:hAnsi="Calibri"/>
        </w:rPr>
      </w:pPr>
      <w:r w:rsidDel="00000000" w:rsidR="00000000" w:rsidRPr="00000000">
        <w:rPr>
          <w:rFonts w:ascii="Calibri" w:cs="Calibri" w:eastAsia="Calibri" w:hAnsi="Calibri"/>
          <w:color w:val="e69138"/>
          <w:rtl w:val="0"/>
        </w:rPr>
        <w:t xml:space="preserve">Rise360 - reflection box :</w:t>
      </w:r>
      <w:r w:rsidDel="00000000" w:rsidR="00000000" w:rsidRPr="00000000">
        <w:rPr>
          <w:rFonts w:ascii="Calibri" w:cs="Calibri" w:eastAsia="Calibri" w:hAnsi="Calibri"/>
          <w:rtl w:val="0"/>
        </w:rPr>
        <w:t xml:space="preserve"> any comments on what went well or didn’t go well? </w:t>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color w:val="ff00ff"/>
          <w:rtl w:val="0"/>
        </w:rPr>
        <w:t xml:space="preserve">Synthesia Video audio: </w:t>
      </w:r>
      <w:r w:rsidDel="00000000" w:rsidR="00000000" w:rsidRPr="00000000">
        <w:rPr>
          <w:rFonts w:ascii="Calibri" w:cs="Calibri" w:eastAsia="Calibri" w:hAnsi="Calibri"/>
          <w:rtl w:val="0"/>
        </w:rPr>
        <w:t xml:space="preserve">That shift from attempting to push the agenda forward to then inviting the operations partner’s perspective allows both teams to talk about their expectations and create an agreed upon deadline. </w:t>
      </w:r>
    </w:p>
    <w:p w:rsidR="00000000" w:rsidDel="00000000" w:rsidP="00000000" w:rsidRDefault="00000000" w:rsidRPr="00000000" w14:paraId="0000006F">
      <w:pPr>
        <w:spacing w:after="0" w:line="276" w:lineRule="auto"/>
        <w:rPr>
          <w:color w:val="ff00ff"/>
        </w:rPr>
      </w:pPr>
      <w:r w:rsidDel="00000000" w:rsidR="00000000" w:rsidRPr="00000000">
        <w:rPr>
          <w:color w:val="ff00ff"/>
          <w:rtl w:val="0"/>
        </w:rPr>
        <w:t xml:space="preserve">Synthesia Video - Scenario 2: </w:t>
      </w:r>
    </w:p>
    <w:p w:rsidR="00000000" w:rsidDel="00000000" w:rsidP="00000000" w:rsidRDefault="00000000" w:rsidRPr="00000000" w14:paraId="0000007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this example the focus is on validating assumptions: </w:t>
      </w:r>
    </w:p>
    <w:p w:rsidR="00000000" w:rsidDel="00000000" w:rsidP="00000000" w:rsidRDefault="00000000" w:rsidRPr="00000000" w14:paraId="00000071">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Finance Lead “We’ve already finalized the numbers” </w:t>
      </w:r>
    </w:p>
    <w:p w:rsidR="00000000" w:rsidDel="00000000" w:rsidP="00000000" w:rsidRDefault="00000000" w:rsidRPr="00000000" w14:paraId="00000072">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Project Manager “I’d like to sense check those with Operations. There may be volume change” </w:t>
      </w:r>
    </w:p>
    <w:p w:rsidR="00000000" w:rsidDel="00000000" w:rsidP="00000000" w:rsidRDefault="00000000" w:rsidRPr="00000000" w14:paraId="00000073">
      <w:pPr>
        <w:spacing w:after="0" w:line="276" w:lineRule="auto"/>
        <w:rPr>
          <w:rFonts w:ascii="Calibri" w:cs="Calibri" w:eastAsia="Calibri" w:hAnsi="Calibri"/>
        </w:rPr>
      </w:pPr>
      <w:r w:rsidDel="00000000" w:rsidR="00000000" w:rsidRPr="00000000">
        <w:rPr>
          <w:rFonts w:ascii="Calibri" w:cs="Calibri" w:eastAsia="Calibri" w:hAnsi="Calibri"/>
          <w:color w:val="e69138"/>
          <w:rtl w:val="0"/>
        </w:rPr>
        <w:t xml:space="preserve">Rise360 - reflection box :</w:t>
      </w:r>
      <w:r w:rsidDel="00000000" w:rsidR="00000000" w:rsidRPr="00000000">
        <w:rPr>
          <w:rFonts w:ascii="Calibri" w:cs="Calibri" w:eastAsia="Calibri" w:hAnsi="Calibri"/>
          <w:rtl w:val="0"/>
        </w:rPr>
        <w:t xml:space="preserve"> any comments on what went well or didn’t go well? </w:t>
      </w:r>
    </w:p>
    <w:p w:rsidR="00000000" w:rsidDel="00000000" w:rsidP="00000000" w:rsidRDefault="00000000" w:rsidRPr="00000000" w14:paraId="00000074">
      <w:pPr>
        <w:spacing w:after="0" w:line="276" w:lineRule="auto"/>
        <w:rPr>
          <w:rFonts w:ascii="Calibri" w:cs="Calibri" w:eastAsia="Calibri" w:hAnsi="Calibri"/>
        </w:rPr>
      </w:pPr>
      <w:r w:rsidDel="00000000" w:rsidR="00000000" w:rsidRPr="00000000">
        <w:rPr>
          <w:color w:val="ff00ff"/>
          <w:rtl w:val="0"/>
        </w:rPr>
        <w:t xml:space="preserve">Synthesia Video audio : </w:t>
      </w:r>
      <w:r w:rsidDel="00000000" w:rsidR="00000000" w:rsidRPr="00000000">
        <w:rPr>
          <w:rFonts w:ascii="Calibri" w:cs="Calibri" w:eastAsia="Calibri" w:hAnsi="Calibri"/>
          <w:rtl w:val="0"/>
        </w:rPr>
        <w:t xml:space="preserve">Here, the project manager isn’t challenging Finance. They’re protecting alignment. </w:t>
      </w:r>
    </w:p>
    <w:p w:rsidR="00000000" w:rsidDel="00000000" w:rsidP="00000000" w:rsidRDefault="00000000" w:rsidRPr="00000000" w14:paraId="0000007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phrasing acknowledges the work already done while opening space to verify impact. That small step reduces rework later. </w:t>
      </w:r>
    </w:p>
    <w:p w:rsidR="00000000" w:rsidDel="00000000" w:rsidP="00000000" w:rsidRDefault="00000000" w:rsidRPr="00000000" w14:paraId="00000076">
      <w:pPr>
        <w:spacing w:after="0" w:line="276" w:lineRule="auto"/>
        <w:rPr>
          <w:rFonts w:ascii="Calibri" w:cs="Calibri" w:eastAsia="Calibri" w:hAnsi="Calibri"/>
        </w:rPr>
      </w:pPr>
      <w:r w:rsidDel="00000000" w:rsidR="00000000" w:rsidRPr="00000000">
        <w:rPr>
          <w:color w:val="ff00ff"/>
          <w:rtl w:val="0"/>
        </w:rPr>
        <w:t xml:space="preserve">Synthesia Video - Scenario 3: </w:t>
      </w:r>
      <w:r w:rsidDel="00000000" w:rsidR="00000000" w:rsidRPr="00000000">
        <w:rPr>
          <w:rFonts w:ascii="Calibri" w:cs="Calibri" w:eastAsia="Calibri" w:hAnsi="Calibri"/>
          <w:rtl w:val="0"/>
        </w:rPr>
        <w:t xml:space="preserve">In this final example, it shows what can happen when no one bridges. </w:t>
      </w:r>
    </w:p>
    <w:p w:rsidR="00000000" w:rsidDel="00000000" w:rsidP="00000000" w:rsidRDefault="00000000" w:rsidRPr="00000000" w14:paraId="00000077">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HR Partner “We’re finalizing onboarding procedures this week” </w:t>
      </w:r>
    </w:p>
    <w:p w:rsidR="00000000" w:rsidDel="00000000" w:rsidP="00000000" w:rsidRDefault="00000000" w:rsidRPr="00000000" w14:paraId="00000078">
      <w:pPr>
        <w:spacing w:after="0" w:line="276" w:lineRule="auto"/>
        <w:rPr>
          <w:rFonts w:ascii="Calibri" w:cs="Calibri" w:eastAsia="Calibri" w:hAnsi="Calibri"/>
        </w:rPr>
      </w:pPr>
      <w:r w:rsidDel="00000000" w:rsidR="00000000" w:rsidRPr="00000000">
        <w:rPr>
          <w:rFonts w:ascii="Calibri" w:cs="Calibri" w:eastAsia="Calibri" w:hAnsi="Calibri"/>
          <w:rtl w:val="0"/>
        </w:rPr>
        <w:tab/>
        <w:t xml:space="preserve">Tech lead “....” </w:t>
      </w:r>
    </w:p>
    <w:p w:rsidR="00000000" w:rsidDel="00000000" w:rsidP="00000000" w:rsidRDefault="00000000" w:rsidRPr="00000000" w14:paraId="00000079">
      <w:pPr>
        <w:spacing w:after="0" w:line="276" w:lineRule="auto"/>
        <w:rPr>
          <w:rFonts w:ascii="Calibri" w:cs="Calibri" w:eastAsia="Calibri" w:hAnsi="Calibri"/>
        </w:rPr>
      </w:pPr>
      <w:r w:rsidDel="00000000" w:rsidR="00000000" w:rsidRPr="00000000">
        <w:rPr>
          <w:rFonts w:ascii="Calibri" w:cs="Calibri" w:eastAsia="Calibri" w:hAnsi="Calibri"/>
          <w:color w:val="e69138"/>
          <w:rtl w:val="0"/>
        </w:rPr>
        <w:t xml:space="preserve">Rise360 - reflection box :</w:t>
      </w:r>
      <w:r w:rsidDel="00000000" w:rsidR="00000000" w:rsidRPr="00000000">
        <w:rPr>
          <w:rFonts w:ascii="Calibri" w:cs="Calibri" w:eastAsia="Calibri" w:hAnsi="Calibri"/>
          <w:rtl w:val="0"/>
        </w:rPr>
        <w:t xml:space="preserve"> any comments on what went well or didn’t go well? </w:t>
      </w:r>
    </w:p>
    <w:p w:rsidR="00000000" w:rsidDel="00000000" w:rsidP="00000000" w:rsidRDefault="00000000" w:rsidRPr="00000000" w14:paraId="0000007A">
      <w:pPr>
        <w:spacing w:after="0" w:line="276" w:lineRule="auto"/>
        <w:rPr>
          <w:rFonts w:ascii="Calibri" w:cs="Calibri" w:eastAsia="Calibri" w:hAnsi="Calibri"/>
        </w:rPr>
      </w:pPr>
      <w:r w:rsidDel="00000000" w:rsidR="00000000" w:rsidRPr="00000000">
        <w:rPr>
          <w:color w:val="ff00ff"/>
          <w:rtl w:val="0"/>
        </w:rPr>
        <w:t xml:space="preserve">Synthesia Video audio: </w:t>
      </w:r>
      <w:r w:rsidDel="00000000" w:rsidR="00000000" w:rsidRPr="00000000">
        <w:rPr>
          <w:rFonts w:ascii="Calibri" w:cs="Calibri" w:eastAsia="Calibri" w:hAnsi="Calibri"/>
          <w:rtl w:val="0"/>
        </w:rPr>
        <w:t xml:space="preserve">What could have been done differently?, instead HR could have asked “how does this timeline fit with IT’s setup capacity?”. Silence doesn’t always mean agreement, it could also mean constraints haven't surfaced yet. Without a bridging question, assumptions fill the gap. </w:t>
      </w:r>
    </w:p>
    <w:p w:rsidR="00000000" w:rsidDel="00000000" w:rsidP="00000000" w:rsidRDefault="00000000" w:rsidRPr="00000000" w14:paraId="0000007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Bridging isn’t about slowing everything down, it’s about surfacing impact early. A few intentional questions can save hours of correction later. That’s the power of a well-timed pause. </w:t>
      </w:r>
    </w:p>
    <w:p w:rsidR="00000000" w:rsidDel="00000000" w:rsidP="00000000" w:rsidRDefault="00000000" w:rsidRPr="00000000" w14:paraId="0000007D">
      <w:pPr>
        <w:spacing w:after="0" w:line="276" w:lineRule="auto"/>
        <w:rPr>
          <w:color w:val="ff00ff"/>
        </w:rPr>
      </w:pPr>
      <w:r w:rsidDel="00000000" w:rsidR="00000000" w:rsidRPr="00000000">
        <w:rPr>
          <w:color w:val="ff00ff"/>
          <w:rtl w:val="0"/>
        </w:rPr>
        <w:t xml:space="preserve">—---</w:t>
      </w:r>
    </w:p>
    <w:p w:rsidR="00000000" w:rsidDel="00000000" w:rsidP="00000000" w:rsidRDefault="00000000" w:rsidRPr="00000000" w14:paraId="0000007E">
      <w:pPr>
        <w:spacing w:after="0" w:line="276" w:lineRule="auto"/>
        <w:rPr>
          <w:rFonts w:ascii="Calibri" w:cs="Calibri" w:eastAsia="Calibri" w:hAnsi="Calibri"/>
        </w:rPr>
      </w:pPr>
      <w:r w:rsidDel="00000000" w:rsidR="00000000" w:rsidRPr="00000000">
        <w:rPr>
          <w:color w:val="a64d79"/>
          <w:rtl w:val="0"/>
        </w:rPr>
        <w:t xml:space="preserve"> </w:t>
      </w:r>
      <w:r w:rsidDel="00000000" w:rsidR="00000000" w:rsidRPr="00000000">
        <w:rPr>
          <w:rtl w:val="0"/>
        </w:rPr>
      </w:r>
    </w:p>
    <w:p w:rsidR="00000000" w:rsidDel="00000000" w:rsidP="00000000" w:rsidRDefault="00000000" w:rsidRPr="00000000" w14:paraId="0000007F">
      <w:pPr>
        <w:numPr>
          <w:ilvl w:val="0"/>
          <w:numId w:val="8"/>
        </w:numPr>
        <w:spacing w:after="240" w:lineRule="auto"/>
        <w:ind w:left="720" w:hanging="360"/>
        <w:rPr>
          <w:b w:val="1"/>
          <w:bCs w:val="1"/>
          <w:color w:val="ff0000"/>
        </w:rPr>
      </w:pPr>
      <w:r w:rsidDel="00000000" w:rsidR="00000000" w:rsidRPr="00000000">
        <w:rPr>
          <w:b w:val="1"/>
          <w:bCs w:val="1"/>
          <w:color w:val="ff0000"/>
          <w:rtl w:val="0"/>
        </w:rPr>
        <w:t xml:space="preserve">(Insert Heading block)</w:t>
      </w:r>
    </w:p>
    <w:p w:rsidR="00000000" w:rsidDel="00000000" w:rsidP="00000000" w:rsidRDefault="00000000" w:rsidRPr="00000000" w14:paraId="00000080">
      <w:pPr>
        <w:spacing w:after="240" w:lineRule="auto"/>
        <w:ind w:left="720" w:firstLine="0"/>
        <w:rPr/>
      </w:pPr>
      <w:r w:rsidDel="00000000" w:rsidR="00000000" w:rsidRPr="00000000">
        <w:rPr>
          <w:rtl w:val="0"/>
        </w:rPr>
        <w:t xml:space="preserve">Why Cross Functional Misalignment happens</w:t>
      </w:r>
    </w:p>
    <w:p w:rsidR="00000000" w:rsidDel="00000000" w:rsidP="00000000" w:rsidRDefault="00000000" w:rsidRPr="00000000" w14:paraId="00000081">
      <w:pPr>
        <w:rPr/>
      </w:pPr>
      <w:r w:rsidDel="00000000" w:rsidR="00000000" w:rsidRPr="00000000">
        <w:rPr>
          <w:rtl w:val="0"/>
        </w:rPr>
        <w:t xml:space="preserve">Input: Text</w:t>
      </w:r>
    </w:p>
    <w:p w:rsidR="00000000" w:rsidDel="00000000" w:rsidP="00000000" w:rsidRDefault="00000000" w:rsidRPr="00000000" w14:paraId="00000082">
      <w:pPr>
        <w:rPr/>
      </w:pPr>
      <w:r w:rsidDel="00000000" w:rsidR="00000000" w:rsidRPr="00000000">
        <w:rPr>
          <w:rtl w:val="0"/>
        </w:rPr>
        <w:t xml:space="preserve">Transcript/Link/File: </w:t>
      </w:r>
      <w:r w:rsidDel="00000000" w:rsidR="00000000" w:rsidRPr="00000000">
        <w:rPr>
          <w:b w:val="1"/>
          <w:bCs w:val="1"/>
          <w:rtl w:val="0"/>
        </w:rPr>
        <w:t xml:space="preserve">block statement: </w:t>
      </w:r>
      <w:r w:rsidDel="00000000" w:rsidR="00000000" w:rsidRPr="00000000">
        <w:rPr>
          <w:rtl w:val="0"/>
        </w:rPr>
        <w:t xml:space="preserve"> In cross-functional environments, clarity and alignment don’t happen by default. People bring different priorities, timelines, and ways of framing the problem.</w:t>
      </w:r>
    </w:p>
    <w:p w:rsidR="00000000" w:rsidDel="00000000" w:rsidP="00000000" w:rsidRDefault="00000000" w:rsidRPr="00000000" w14:paraId="00000083">
      <w:pPr>
        <w:spacing w:after="240" w:before="240" w:lineRule="auto"/>
        <w:rPr/>
      </w:pPr>
      <w:r w:rsidDel="00000000" w:rsidR="00000000" w:rsidRPr="00000000">
        <w:rPr>
          <w:rtl w:val="0"/>
        </w:rPr>
        <w:t xml:space="preserve">That’s why bridging questions are so powerful. When you ask, “How does this impact your team?” or “What’s your perspective from where you sit?” you move the conversation from assumption to alignment.</w:t>
      </w:r>
    </w:p>
    <w:p w:rsidR="00000000" w:rsidDel="00000000" w:rsidP="00000000" w:rsidRDefault="00000000" w:rsidRPr="00000000" w14:paraId="00000084">
      <w:pPr>
        <w:spacing w:after="240" w:lineRule="auto"/>
        <w:rPr/>
      </w:pPr>
      <w:r w:rsidDel="00000000" w:rsidR="00000000" w:rsidRPr="00000000">
        <w:rPr>
          <w:rtl w:val="0"/>
        </w:rPr>
        <w:t xml:space="preserve">Cross-functional work can trigger emotion, especially if past misalignment led to rework, confusion, or blame. Invite learners to pause and notice any frustration or assumptions they carry into these interactions. Naming that emotion (even just to yourself) can help shift from defensiveness to curiosity.</w:t>
      </w:r>
    </w:p>
    <w:p w:rsidR="00000000" w:rsidDel="00000000" w:rsidP="00000000" w:rsidRDefault="00000000" w:rsidRPr="00000000" w14:paraId="00000085">
      <w:pPr>
        <w:numPr>
          <w:ilvl w:val="0"/>
          <w:numId w:val="12"/>
        </w:numPr>
        <w:ind w:left="720" w:hanging="360"/>
        <w:rPr>
          <w:b w:val="1"/>
          <w:bCs w:val="1"/>
          <w:color w:val="ff0000"/>
        </w:rPr>
      </w:pPr>
      <w:r w:rsidDel="00000000" w:rsidR="00000000" w:rsidRPr="00000000">
        <w:rPr>
          <w:b w:val="1"/>
          <w:bCs w:val="1"/>
          <w:color w:val="ff0000"/>
          <w:rtl w:val="0"/>
        </w:rPr>
        <w:t xml:space="preserve">(Insert Accordion block, F)</w:t>
      </w:r>
    </w:p>
    <w:p w:rsidR="00000000" w:rsidDel="00000000" w:rsidP="00000000" w:rsidRDefault="00000000" w:rsidRPr="00000000" w14:paraId="00000086">
      <w:pPr>
        <w:spacing w:after="240" w:before="240" w:lineRule="auto"/>
        <w:rPr>
          <w:color w:val="ff0000"/>
        </w:rPr>
      </w:pPr>
      <w:r w:rsidDel="00000000" w:rsidR="00000000" w:rsidRPr="00000000">
        <w:rPr>
          <w:rtl w:val="0"/>
        </w:rPr>
        <w:t xml:space="preserve">Mini-dialogue example #1: </w:t>
      </w:r>
      <w:r w:rsidDel="00000000" w:rsidR="00000000" w:rsidRPr="00000000">
        <w:rPr>
          <w:color w:val="ff0000"/>
          <w:rtl w:val="0"/>
        </w:rPr>
        <w:t xml:space="preserve">(Accordion 1)</w:t>
      </w:r>
    </w:p>
    <w:p w:rsidR="00000000" w:rsidDel="00000000" w:rsidP="00000000" w:rsidRDefault="00000000" w:rsidRPr="00000000" w14:paraId="00000087">
      <w:pPr>
        <w:numPr>
          <w:ilvl w:val="0"/>
          <w:numId w:val="30"/>
        </w:numPr>
        <w:spacing w:after="240" w:before="240" w:lineRule="auto"/>
        <w:ind w:left="720" w:hanging="360"/>
        <w:rPr/>
      </w:pPr>
      <w:r w:rsidDel="00000000" w:rsidR="00000000" w:rsidRPr="00000000">
        <w:rPr>
          <w:i w:val="1"/>
          <w:iCs w:val="1"/>
          <w:rtl w:val="0"/>
        </w:rPr>
        <w:t xml:space="preserve">Product Lead:</w:t>
      </w:r>
      <w:r w:rsidDel="00000000" w:rsidR="00000000" w:rsidRPr="00000000">
        <w:rPr>
          <w:rtl w:val="0"/>
        </w:rPr>
        <w:t xml:space="preserve"> “I think we’re aligned to launch Friday.”</w:t>
      </w:r>
    </w:p>
    <w:p w:rsidR="00000000" w:rsidDel="00000000" w:rsidP="00000000" w:rsidRDefault="00000000" w:rsidRPr="00000000" w14:paraId="00000088">
      <w:pPr>
        <w:spacing w:after="240" w:before="240" w:lineRule="auto"/>
        <w:rPr/>
      </w:pPr>
      <w:r w:rsidDel="00000000" w:rsidR="00000000" w:rsidRPr="00000000">
        <w:rPr>
          <w:i w:val="1"/>
          <w:iCs w:val="1"/>
          <w:rtl w:val="0"/>
        </w:rPr>
        <w:t xml:space="preserve">Ops Partner:</w:t>
      </w:r>
      <w:r w:rsidDel="00000000" w:rsidR="00000000" w:rsidRPr="00000000">
        <w:rPr>
          <w:rtl w:val="0"/>
        </w:rPr>
        <w:t xml:space="preserve"> “That’s news to me.”</w:t>
      </w:r>
    </w:p>
    <w:p w:rsidR="00000000" w:rsidDel="00000000" w:rsidP="00000000" w:rsidRDefault="00000000" w:rsidRPr="00000000" w14:paraId="00000089">
      <w:pPr>
        <w:spacing w:after="240" w:before="240" w:lineRule="auto"/>
        <w:rPr/>
      </w:pPr>
      <w:r w:rsidDel="00000000" w:rsidR="00000000" w:rsidRPr="00000000">
        <w:rPr>
          <w:i w:val="1"/>
          <w:iCs w:val="1"/>
          <w:rtl w:val="0"/>
        </w:rPr>
        <w:t xml:space="preserve">Product Lead:</w:t>
      </w:r>
      <w:r w:rsidDel="00000000" w:rsidR="00000000" w:rsidRPr="00000000">
        <w:rPr>
          <w:rtl w:val="0"/>
        </w:rPr>
        <w:t xml:space="preserve"> “Let’s align our views before we decide. How does Friday look from your side?”</w:t>
      </w:r>
    </w:p>
    <w:p w:rsidR="00000000" w:rsidDel="00000000" w:rsidP="00000000" w:rsidRDefault="00000000" w:rsidRPr="00000000" w14:paraId="0000008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This small shift resets the conversation, avoids blame, and centers collaboration.</w:t>
      </w:r>
    </w:p>
    <w:p w:rsidR="00000000" w:rsidDel="00000000" w:rsidP="00000000" w:rsidRDefault="00000000" w:rsidRPr="00000000" w14:paraId="0000008B">
      <w:pPr>
        <w:numPr>
          <w:ilvl w:val="0"/>
          <w:numId w:val="3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Mini-dialogue example #2: </w:t>
      </w:r>
      <w:r w:rsidDel="00000000" w:rsidR="00000000" w:rsidRPr="00000000">
        <w:rPr>
          <w:color w:val="ff0000"/>
          <w:rtl w:val="0"/>
        </w:rPr>
        <w:t xml:space="preserve">(Accordion 2)</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Finance Lead: “We already finalised the numbers.”</w:t>
      </w:r>
    </w:p>
    <w:p w:rsidR="00000000" w:rsidDel="00000000" w:rsidP="00000000" w:rsidRDefault="00000000" w:rsidRPr="00000000" w14:paraId="0000008D">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Project Manager: “I’d like to sense check those with Operations, there may be volume changes.” </w:t>
      </w:r>
    </w:p>
    <w:p w:rsidR="00000000" w:rsidDel="00000000" w:rsidP="00000000" w:rsidRDefault="00000000" w:rsidRPr="00000000" w14:paraId="0000008E">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 This shows a bridging phrase used to slow down and validate assumptions.</w:t>
      </w:r>
    </w:p>
    <w:p w:rsidR="00000000" w:rsidDel="00000000" w:rsidP="00000000" w:rsidRDefault="00000000" w:rsidRPr="00000000" w14:paraId="0000008F">
      <w:pPr>
        <w:numPr>
          <w:ilvl w:val="0"/>
          <w:numId w:val="3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Mini-dialogue example #3: </w:t>
      </w:r>
      <w:r w:rsidDel="00000000" w:rsidR="00000000" w:rsidRPr="00000000">
        <w:rPr>
          <w:color w:val="ff0000"/>
          <w:rtl w:val="0"/>
        </w:rPr>
        <w:t xml:space="preserve">(Accordion 3)</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HR Partner: “We’re finalising onboarding procedures this week.”</w:t>
      </w:r>
    </w:p>
    <w:p w:rsidR="00000000" w:rsidDel="00000000" w:rsidP="00000000" w:rsidRDefault="00000000" w:rsidRPr="00000000" w14:paraId="00000091">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Tech Lead: (says nothing) </w:t>
      </w:r>
    </w:p>
    <w:p w:rsidR="00000000" w:rsidDel="00000000" w:rsidP="00000000" w:rsidRDefault="00000000" w:rsidRPr="00000000" w14:paraId="00000092">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 In this case, no bridging occurred. What could have been asked: “How does this timeline fit with IT’s capacity for setup?”</w:t>
      </w:r>
    </w:p>
    <w:p w:rsidR="00000000" w:rsidDel="00000000" w:rsidP="00000000" w:rsidRDefault="00000000" w:rsidRPr="00000000" w14:paraId="00000093">
      <w:pPr>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095">
      <w:pPr>
        <w:shd w:fill="ffffff" w:val="clear"/>
        <w:spacing w:after="180" w:lineRule="auto"/>
        <w:ind w:left="720" w:firstLine="0"/>
        <w:rPr>
          <w:color w:val="ff0000"/>
        </w:rPr>
      </w:pPr>
      <w:r w:rsidDel="00000000" w:rsidR="00000000" w:rsidRPr="00000000">
        <w:rPr>
          <w:color w:val="ff0000"/>
          <w:rtl w:val="0"/>
        </w:rPr>
        <w:t xml:space="preserve">What’s missing here:</w:t>
      </w:r>
    </w:p>
    <w:p w:rsidR="00000000" w:rsidDel="00000000" w:rsidP="00000000" w:rsidRDefault="00000000" w:rsidRPr="00000000" w14:paraId="00000096">
      <w:pPr>
        <w:shd w:fill="ffffff" w:val="clear"/>
        <w:spacing w:after="0" w:before="200" w:lineRule="auto"/>
        <w:ind w:left="1800" w:hanging="360"/>
        <w:rPr>
          <w:color w:val="ff0000"/>
        </w:rPr>
      </w:pPr>
      <w:sdt>
        <w:sdtPr>
          <w:id w:val="1682910971"/>
          <w:tag w:val="goog_rdk_0"/>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No perspective was invited.</w:t>
      </w:r>
    </w:p>
    <w:p w:rsidR="00000000" w:rsidDel="00000000" w:rsidP="00000000" w:rsidRDefault="00000000" w:rsidRPr="00000000" w14:paraId="00000097">
      <w:pPr>
        <w:shd w:fill="ffffff" w:val="clear"/>
        <w:spacing w:after="0" w:lineRule="auto"/>
        <w:ind w:left="1800" w:hanging="360"/>
        <w:rPr>
          <w:color w:val="ff0000"/>
        </w:rPr>
      </w:pPr>
      <w:sdt>
        <w:sdtPr>
          <w:id w:val="1644389845"/>
          <w:tag w:val="goog_rdk_1"/>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Silence can signal misalignment.</w:t>
      </w:r>
    </w:p>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ff0000"/>
        </w:rPr>
      </w:pPr>
      <w:r w:rsidDel="00000000" w:rsidR="00000000" w:rsidRPr="00000000">
        <w:rPr>
          <w:color w:val="ff0000"/>
          <w:rtl w:val="0"/>
        </w:rPr>
        <w:t xml:space="preserve">A simple bridging question could have surfaced constraints early</w:t>
      </w:r>
    </w:p>
    <w:p w:rsidR="00000000" w:rsidDel="00000000" w:rsidP="00000000" w:rsidRDefault="00000000" w:rsidRPr="00000000" w14:paraId="00000099">
      <w:pPr>
        <w:shd w:fill="ffffff" w:val="clear"/>
        <w:spacing w:after="0" w:before="200" w:lineRule="auto"/>
        <w:rPr>
          <w:color w:val="ff0000"/>
        </w:rPr>
      </w:pPr>
      <w:r w:rsidDel="00000000" w:rsidR="00000000" w:rsidRPr="00000000">
        <w:rPr>
          <w:rtl w:val="0"/>
        </w:rPr>
      </w:r>
    </w:p>
    <w:p w:rsidR="00000000" w:rsidDel="00000000" w:rsidP="00000000" w:rsidRDefault="00000000" w:rsidRPr="00000000" w14:paraId="0000009A">
      <w:pPr>
        <w:shd w:fill="ffffff" w:val="clear"/>
        <w:spacing w:after="0" w:before="200" w:lineRule="auto"/>
        <w:rPr>
          <w:b w:val="1"/>
          <w:bCs w:val="1"/>
          <w:color w:val="ff0000"/>
        </w:rPr>
      </w:pPr>
      <w:r w:rsidDel="00000000" w:rsidR="00000000" w:rsidRPr="00000000">
        <w:rPr>
          <w:rFonts w:ascii="Times New Roman" w:cs="Times New Roman" w:eastAsia="Times New Roman" w:hAnsi="Times New Roman"/>
          <w:color w:val="222222"/>
          <w:sz w:val="14"/>
          <w:szCs w:val="14"/>
          <w:rtl w:val="0"/>
        </w:rPr>
        <w:t xml:space="preserve"> </w:t>
        <w:tab/>
      </w:r>
      <w:r w:rsidDel="00000000" w:rsidR="00000000" w:rsidRPr="00000000">
        <w:rPr>
          <w:b w:val="1"/>
          <w:bCs w:val="1"/>
          <w:color w:val="ff0000"/>
          <w:rtl w:val="0"/>
        </w:rPr>
        <w:t xml:space="preserve">(Insert a statement block)</w:t>
      </w:r>
    </w:p>
    <w:p w:rsidR="00000000" w:rsidDel="00000000" w:rsidP="00000000" w:rsidRDefault="00000000" w:rsidRPr="00000000" w14:paraId="0000009B">
      <w:pPr>
        <w:shd w:fill="ffffff" w:val="clear"/>
        <w:spacing w:after="0" w:before="200" w:lineRule="auto"/>
        <w:ind w:left="720" w:firstLine="0"/>
        <w:rPr>
          <w:color w:val="ff0000"/>
        </w:rPr>
      </w:pPr>
      <w:r w:rsidDel="00000000" w:rsidR="00000000" w:rsidRPr="00000000">
        <w:rPr>
          <w:color w:val="ff0000"/>
          <w:rtl w:val="0"/>
        </w:rPr>
        <w:t xml:space="preserve">Now return to your misalignment moment.</w:t>
      </w:r>
    </w:p>
    <w:p w:rsidR="00000000" w:rsidDel="00000000" w:rsidP="00000000" w:rsidRDefault="00000000" w:rsidRPr="00000000" w14:paraId="0000009C">
      <w:pPr>
        <w:shd w:fill="ffffff" w:val="clear"/>
        <w:spacing w:after="0" w:before="200" w:lineRule="auto"/>
        <w:ind w:left="720" w:firstLine="0"/>
        <w:rPr>
          <w:color w:val="ff0000"/>
        </w:rPr>
      </w:pPr>
      <w:r w:rsidDel="00000000" w:rsidR="00000000" w:rsidRPr="00000000">
        <w:rPr>
          <w:color w:val="ff0000"/>
          <w:rtl w:val="0"/>
        </w:rPr>
        <w:t xml:space="preserve">Do you see a bridging question?</w:t>
      </w:r>
    </w:p>
    <w:p w:rsidR="00000000" w:rsidDel="00000000" w:rsidP="00000000" w:rsidRDefault="00000000" w:rsidRPr="00000000" w14:paraId="0000009D">
      <w:pPr>
        <w:shd w:fill="ffffff" w:val="clear"/>
        <w:spacing w:after="0" w:before="200" w:lineRule="auto"/>
        <w:ind w:left="720" w:firstLine="0"/>
        <w:rPr>
          <w:color w:val="ff0000"/>
        </w:rPr>
      </w:pPr>
      <w:r w:rsidDel="00000000" w:rsidR="00000000" w:rsidRPr="00000000">
        <w:rPr>
          <w:color w:val="ff0000"/>
          <w:rtl w:val="0"/>
        </w:rPr>
        <w:t xml:space="preserve">If not, where could one have shifted the conversation from assumption to alignment?</w:t>
      </w:r>
    </w:p>
    <w:p w:rsidR="00000000" w:rsidDel="00000000" w:rsidP="00000000" w:rsidRDefault="00000000" w:rsidRPr="00000000" w14:paraId="0000009E">
      <w:pPr>
        <w:shd w:fill="ffffff" w:val="clear"/>
        <w:spacing w:after="0" w:before="20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ff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color w:val="ff0000"/>
          <w:rtl w:val="0"/>
        </w:rPr>
        <w:t xml:space="preserve">(</w:t>
      </w:r>
      <w:r w:rsidDel="00000000" w:rsidR="00000000" w:rsidRPr="00000000">
        <w:rPr>
          <w:rtl w:val="0"/>
        </w:rPr>
        <w:t xml:space="preserve">These questions do two things:</w:t>
      </w:r>
    </w:p>
    <w:p w:rsidR="00000000" w:rsidDel="00000000" w:rsidP="00000000" w:rsidRDefault="00000000" w:rsidRPr="00000000" w14:paraId="000000A2">
      <w:pPr>
        <w:numPr>
          <w:ilvl w:val="0"/>
          <w:numId w:val="14"/>
        </w:numPr>
        <w:spacing w:after="0" w:before="240" w:lineRule="auto"/>
        <w:ind w:left="720" w:hanging="360"/>
        <w:rPr/>
      </w:pPr>
      <w:r w:rsidDel="00000000" w:rsidR="00000000" w:rsidRPr="00000000">
        <w:rPr>
          <w:rtl w:val="0"/>
        </w:rPr>
        <w:t xml:space="preserve">Signal respect for others’ expertise.</w:t>
      </w:r>
    </w:p>
    <w:p w:rsidR="00000000" w:rsidDel="00000000" w:rsidP="00000000" w:rsidRDefault="00000000" w:rsidRPr="00000000" w14:paraId="000000A3">
      <w:pPr>
        <w:numPr>
          <w:ilvl w:val="0"/>
          <w:numId w:val="14"/>
        </w:numPr>
        <w:spacing w:after="240" w:lineRule="auto"/>
        <w:ind w:left="720" w:hanging="360"/>
        <w:rPr/>
      </w:pPr>
      <w:r w:rsidDel="00000000" w:rsidR="00000000" w:rsidRPr="00000000">
        <w:rPr>
          <w:rtl w:val="0"/>
        </w:rPr>
        <w:t xml:space="preserve">Build a clearer, shared picture of what success looks like.</w:t>
      </w:r>
      <w:r w:rsidDel="00000000" w:rsidR="00000000" w:rsidRPr="00000000">
        <w:rPr>
          <w:color w:val="ff0000"/>
          <w:rtl w:val="0"/>
        </w:rPr>
        <w:t xml:space="preserve">) Insert statement block.</w:t>
      </w:r>
      <w:r w:rsidDel="00000000" w:rsidR="00000000" w:rsidRPr="00000000">
        <w:rPr>
          <w:rtl w:val="0"/>
        </w:rPr>
      </w:r>
    </w:p>
    <w:p w:rsidR="00000000" w:rsidDel="00000000" w:rsidP="00000000" w:rsidRDefault="00000000" w:rsidRPr="00000000" w14:paraId="000000A4">
      <w:pPr>
        <w:spacing w:after="240" w:lineRule="auto"/>
        <w:rPr>
          <w:color w:val="ff0000"/>
        </w:rPr>
      </w:pPr>
      <w:r w:rsidDel="00000000" w:rsidR="00000000" w:rsidRPr="00000000">
        <w:rPr>
          <w:color w:val="ff0000"/>
          <w:rtl w:val="0"/>
        </w:rPr>
        <w:t xml:space="preserve">(Synthesia video introducing cross functional alignment in different cultures)</w:t>
      </w:r>
    </w:p>
    <w:p w:rsidR="00000000" w:rsidDel="00000000" w:rsidP="00000000" w:rsidRDefault="00000000" w:rsidRPr="00000000" w14:paraId="000000A5">
      <w:pPr>
        <w:spacing w:after="240" w:before="240" w:lineRule="auto"/>
        <w:rPr/>
      </w:pPr>
      <w:r w:rsidDel="00000000" w:rsidR="00000000" w:rsidRPr="00000000">
        <w:rPr>
          <w:rtl w:val="0"/>
        </w:rPr>
        <w:t xml:space="preserve">This is especially useful when working across functions or cultural backgrounds, where decision-making norms differ. For example, consensual cultures, like Japan or Sweden, prioritise group input. More top-down cultures, such as the U.S. or China, expect quicker executive decisions. These categories are generalisations, and not every workplace fits the pattern. Yet recognising these patterns can reduce conflict and support mutual understanding.</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Cultural side bar: Respecting Cultural Decision Norms </w:t>
      </w:r>
      <w:r w:rsidDel="00000000" w:rsidR="00000000" w:rsidRPr="00000000">
        <w:rPr>
          <w:color w:val="ff0000"/>
          <w:rtl w:val="0"/>
        </w:rPr>
        <w:t xml:space="preserve">(Accordion block)</w:t>
      </w:r>
      <w:r w:rsidDel="00000000" w:rsidR="00000000" w:rsidRPr="00000000">
        <w:rPr>
          <w:rtl w:val="0"/>
        </w:rPr>
        <w:br w:type="textWrapping"/>
        <w:t xml:space="preserve">Bridging phrases land differently depending on team norms. For example:</w:t>
      </w:r>
    </w:p>
    <w:p w:rsidR="00000000" w:rsidDel="00000000" w:rsidP="00000000" w:rsidRDefault="00000000" w:rsidRPr="00000000" w14:paraId="000000A7">
      <w:pPr>
        <w:numPr>
          <w:ilvl w:val="0"/>
          <w:numId w:val="28"/>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In Sweden, open consensus-building is expected. Inviting input early builds respect. </w:t>
      </w:r>
      <w:r w:rsidDel="00000000" w:rsidR="00000000" w:rsidRPr="00000000">
        <w:rPr>
          <w:color w:val="ff0000"/>
          <w:rtl w:val="0"/>
        </w:rPr>
        <w:t xml:space="preserve">(Accordion 1)</w:t>
      </w:r>
      <w:r w:rsidDel="00000000" w:rsidR="00000000" w:rsidRPr="00000000">
        <w:rPr>
          <w:rtl w:val="0"/>
        </w:rPr>
      </w:r>
    </w:p>
    <w:p w:rsidR="00000000" w:rsidDel="00000000" w:rsidP="00000000" w:rsidRDefault="00000000" w:rsidRPr="00000000" w14:paraId="000000A8">
      <w:pPr>
        <w:numPr>
          <w:ilvl w:val="0"/>
          <w:numId w:val="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 the U.S., decisions may be made quickly. Bridging phrases should be concise and timely. </w:t>
      </w:r>
      <w:r w:rsidDel="00000000" w:rsidR="00000000" w:rsidRPr="00000000">
        <w:rPr>
          <w:color w:val="ff0000"/>
          <w:rtl w:val="0"/>
        </w:rPr>
        <w:t xml:space="preserve">(Accordion 2)</w:t>
      </w:r>
      <w:r w:rsidDel="00000000" w:rsidR="00000000" w:rsidRPr="00000000">
        <w:rPr>
          <w:rtl w:val="0"/>
        </w:rPr>
      </w:r>
    </w:p>
    <w:p w:rsidR="00000000" w:rsidDel="00000000" w:rsidP="00000000" w:rsidRDefault="00000000" w:rsidRPr="00000000" w14:paraId="000000A9">
      <w:pPr>
        <w:numPr>
          <w:ilvl w:val="0"/>
          <w:numId w:val="28"/>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In China, hierarchy is more observed. Language that acknowledges authority while inviting perspective (“We’ve made a draft, would value your input...”) balances respect and inclusion. </w:t>
      </w:r>
      <w:r w:rsidDel="00000000" w:rsidR="00000000" w:rsidRPr="00000000">
        <w:rPr>
          <w:color w:val="ff0000"/>
          <w:rtl w:val="0"/>
        </w:rPr>
        <w:t xml:space="preserve">(Accordion 2)</w:t>
      </w:r>
      <w:r w:rsidDel="00000000" w:rsidR="00000000" w:rsidRPr="00000000">
        <w:rPr>
          <w:rtl w:val="0"/>
        </w:rPr>
      </w:r>
    </w:p>
    <w:p w:rsidR="00000000" w:rsidDel="00000000" w:rsidP="00000000" w:rsidRDefault="00000000" w:rsidRPr="00000000" w14:paraId="000000AA">
      <w:pPr>
        <w:spacing w:after="240" w:before="240" w:lineRule="auto"/>
        <w:rPr>
          <w:color w:val="ff0000"/>
        </w:rPr>
      </w:pPr>
      <w:r w:rsidDel="00000000" w:rsidR="00000000" w:rsidRPr="00000000">
        <w:rPr>
          <w:color w:val="ff0000"/>
          <w:rtl w:val="0"/>
        </w:rPr>
        <w:t xml:space="preserve">(</w:t>
      </w:r>
      <w:r w:rsidDel="00000000" w:rsidR="00000000" w:rsidRPr="00000000">
        <w:rPr>
          <w:rtl w:val="0"/>
        </w:rPr>
        <w:t xml:space="preserve">In more hierarchical settings, it can still be powerful to use bridging language but keep it concise and aligned with your authority level. Instead of a broad ask like, “Anyone have thoughts?”which often leads to silence, try: “Before we finalise, I want to sense check with the marketing function.” Or: “We’ve made a draft decision, but want to incorporate the sales team’s view”. This helps bridge silos while respecting local norms.</w:t>
      </w:r>
      <w:r w:rsidDel="00000000" w:rsidR="00000000" w:rsidRPr="00000000">
        <w:rPr>
          <w:color w:val="ff0000"/>
          <w:rtl w:val="0"/>
        </w:rPr>
        <w:t xml:space="preserve">) Synthesia video</w:t>
      </w:r>
    </w:p>
    <w:p w:rsidR="00000000" w:rsidDel="00000000" w:rsidP="00000000" w:rsidRDefault="00000000" w:rsidRPr="00000000" w14:paraId="000000AB">
      <w:pPr>
        <w:rPr>
          <w:color w:val="ff0000"/>
        </w:rPr>
      </w:pPr>
      <w:r w:rsidDel="00000000" w:rsidR="00000000" w:rsidRPr="00000000">
        <w:rPr>
          <w:rtl w:val="0"/>
        </w:rPr>
        <w:t xml:space="preserve">Language for Impact Focus: Practice using the following bridging phrases:  </w:t>
      </w:r>
      <w:r w:rsidDel="00000000" w:rsidR="00000000" w:rsidRPr="00000000">
        <w:rPr>
          <w:color w:val="ff0000"/>
          <w:rtl w:val="0"/>
        </w:rPr>
        <w:t xml:space="preserve">(List block)</w:t>
      </w:r>
    </w:p>
    <w:p w:rsidR="00000000" w:rsidDel="00000000" w:rsidP="00000000" w:rsidRDefault="00000000" w:rsidRPr="00000000" w14:paraId="000000AC">
      <w:pPr>
        <w:numPr>
          <w:ilvl w:val="0"/>
          <w:numId w:val="9"/>
        </w:numPr>
        <w:spacing w:after="0" w:lineRule="auto"/>
        <w:ind w:left="720" w:hanging="360"/>
        <w:rPr/>
      </w:pPr>
      <w:r w:rsidDel="00000000" w:rsidR="00000000" w:rsidRPr="00000000">
        <w:rPr>
          <w:rtl w:val="0"/>
        </w:rPr>
        <w:t xml:space="preserve">"What would this look like from your role?"</w:t>
      </w:r>
    </w:p>
    <w:p w:rsidR="00000000" w:rsidDel="00000000" w:rsidP="00000000" w:rsidRDefault="00000000" w:rsidRPr="00000000" w14:paraId="000000AD">
      <w:pPr>
        <w:numPr>
          <w:ilvl w:val="0"/>
          <w:numId w:val="9"/>
        </w:numPr>
        <w:spacing w:after="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0AE">
      <w:pPr>
        <w:numPr>
          <w:ilvl w:val="0"/>
          <w:numId w:val="9"/>
        </w:numPr>
        <w:spacing w:after="0" w:lineRule="auto"/>
        <w:ind w:left="720" w:hanging="360"/>
        <w:rPr/>
      </w:pPr>
      <w:r w:rsidDel="00000000" w:rsidR="00000000" w:rsidRPr="00000000">
        <w:rPr>
          <w:rtl w:val="0"/>
        </w:rPr>
        <w:t xml:space="preserve">"How does this impact your team?"</w:t>
      </w:r>
    </w:p>
    <w:p w:rsidR="00000000" w:rsidDel="00000000" w:rsidP="00000000" w:rsidRDefault="00000000" w:rsidRPr="00000000" w14:paraId="000000AF">
      <w:pPr>
        <w:numPr>
          <w:ilvl w:val="0"/>
          <w:numId w:val="9"/>
        </w:numPr>
        <w:spacing w:after="240" w:lineRule="auto"/>
        <w:ind w:left="720" w:hanging="360"/>
        <w:rPr/>
      </w:pPr>
      <w:r w:rsidDel="00000000" w:rsidR="00000000" w:rsidRPr="00000000">
        <w:rPr>
          <w:rtl w:val="0"/>
        </w:rPr>
        <w:t xml:space="preserve">"What’s your perspective from where you sit?"</w:t>
      </w:r>
    </w:p>
    <w:p w:rsidR="00000000" w:rsidDel="00000000" w:rsidP="00000000" w:rsidRDefault="00000000" w:rsidRPr="00000000" w14:paraId="000000B0">
      <w:pPr>
        <w:spacing w:after="240" w:lineRule="auto"/>
        <w:rPr>
          <w:color w:val="ff0000"/>
        </w:rPr>
      </w:pPr>
      <w:r w:rsidDel="00000000" w:rsidR="00000000" w:rsidRPr="00000000">
        <w:rPr>
          <w:color w:val="ff0000"/>
          <w:rtl w:val="0"/>
        </w:rPr>
        <w:t xml:space="preserve">Divider</w:t>
      </w:r>
    </w:p>
    <w:p w:rsidR="00000000" w:rsidDel="00000000" w:rsidP="00000000" w:rsidRDefault="00000000" w:rsidRPr="00000000" w14:paraId="000000B1">
      <w:pPr>
        <w:spacing w:after="240" w:before="240" w:lineRule="auto"/>
        <w:rPr>
          <w:color w:val="ff0000"/>
        </w:rPr>
      </w:pPr>
      <w:r w:rsidDel="00000000" w:rsidR="00000000" w:rsidRPr="00000000">
        <w:rPr>
          <w:rtl w:val="0"/>
        </w:rPr>
        <w:t xml:space="preserve">These promote clarity, inclusion, and functional connection. These bridging phrases also build emotional intelligence (EQ) and social-emotional learning (SEL) skills, particularly social awareness, empathy, and communication. By connecting to how others see a situation, you reduce rework and increase shared ownership. </w:t>
      </w:r>
      <w:r w:rsidDel="00000000" w:rsidR="00000000" w:rsidRPr="00000000">
        <w:rPr>
          <w:color w:val="ff0000"/>
          <w:rtl w:val="0"/>
        </w:rPr>
        <w:t xml:space="preserve">(Text block)</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color w:val="ff0000"/>
        </w:rPr>
      </w:pPr>
      <w:r w:rsidDel="00000000" w:rsidR="00000000" w:rsidRPr="00000000">
        <w:rPr>
          <w:rtl w:val="0"/>
        </w:rPr>
        <w:t xml:space="preserve">Quick Reference: Sentence Frames by Purpose </w:t>
      </w:r>
      <w:r w:rsidDel="00000000" w:rsidR="00000000" w:rsidRPr="00000000">
        <w:rPr>
          <w:color w:val="ff0000"/>
          <w:rtl w:val="0"/>
        </w:rPr>
        <w:t xml:space="preserve">(Downloadable handout) </w:t>
      </w:r>
    </w:p>
    <w:p w:rsidR="00000000" w:rsidDel="00000000" w:rsidP="00000000" w:rsidRDefault="00000000" w:rsidRPr="00000000" w14:paraId="000000B4">
      <w:pPr>
        <w:numPr>
          <w:ilvl w:val="0"/>
          <w:numId w:val="26"/>
        </w:numPr>
        <w:spacing w:after="0" w:before="240" w:lineRule="auto"/>
        <w:ind w:left="720" w:hanging="360"/>
        <w:rPr/>
      </w:pPr>
      <w:r w:rsidDel="00000000" w:rsidR="00000000" w:rsidRPr="00000000">
        <w:rPr>
          <w:rtl w:val="0"/>
        </w:rPr>
        <w:t xml:space="preserve">To clarify a decision: “Just to confirm, how would your team apply this?”</w:t>
      </w:r>
    </w:p>
    <w:p w:rsidR="00000000" w:rsidDel="00000000" w:rsidP="00000000" w:rsidRDefault="00000000" w:rsidRPr="00000000" w14:paraId="000000B5">
      <w:pPr>
        <w:numPr>
          <w:ilvl w:val="0"/>
          <w:numId w:val="26"/>
        </w:numPr>
        <w:spacing w:after="0" w:lineRule="auto"/>
        <w:ind w:left="720" w:hanging="360"/>
        <w:rPr/>
      </w:pPr>
      <w:r w:rsidDel="00000000" w:rsidR="00000000" w:rsidRPr="00000000">
        <w:rPr>
          <w:rtl w:val="0"/>
        </w:rPr>
        <w:t xml:space="preserve">To invite input: “How might your team see this differently?”</w:t>
      </w:r>
    </w:p>
    <w:p w:rsidR="00000000" w:rsidDel="00000000" w:rsidP="00000000" w:rsidRDefault="00000000" w:rsidRPr="00000000" w14:paraId="000000B6">
      <w:pPr>
        <w:numPr>
          <w:ilvl w:val="0"/>
          <w:numId w:val="26"/>
        </w:numPr>
        <w:spacing w:after="0" w:lineRule="auto"/>
        <w:ind w:left="720" w:hanging="360"/>
        <w:rPr/>
      </w:pPr>
      <w:r w:rsidDel="00000000" w:rsidR="00000000" w:rsidRPr="00000000">
        <w:rPr>
          <w:rtl w:val="0"/>
        </w:rPr>
        <w:t xml:space="preserve">To navigate power dynamics or less collaborative settings: “What issues or flags might your team raise here?” </w:t>
      </w:r>
    </w:p>
    <w:p w:rsidR="00000000" w:rsidDel="00000000" w:rsidP="00000000" w:rsidRDefault="00000000" w:rsidRPr="00000000" w14:paraId="000000B7">
      <w:pPr>
        <w:numPr>
          <w:ilvl w:val="0"/>
          <w:numId w:val="26"/>
        </w:numPr>
        <w:spacing w:after="240" w:lineRule="auto"/>
        <w:ind w:left="720" w:hanging="360"/>
        <w:rPr/>
      </w:pPr>
      <w:r w:rsidDel="00000000" w:rsidR="00000000" w:rsidRPr="00000000">
        <w:rPr>
          <w:rtl w:val="0"/>
        </w:rPr>
        <w:t xml:space="preserve">To manage expectations: “What concerns from your side should we plan for?”</w:t>
      </w:r>
    </w:p>
    <w:p w:rsidR="00000000" w:rsidDel="00000000" w:rsidP="00000000" w:rsidRDefault="00000000" w:rsidRPr="00000000" w14:paraId="000000B8">
      <w:pPr>
        <w:spacing w:after="240" w:before="240" w:lineRule="auto"/>
        <w:rPr/>
      </w:pPr>
      <w:r w:rsidDel="00000000" w:rsidR="00000000" w:rsidRPr="00000000">
        <w:rPr>
          <w:color w:val="ff0000"/>
          <w:rtl w:val="0"/>
        </w:rPr>
        <w:t xml:space="preserve">(</w:t>
      </w:r>
      <w:r w:rsidDel="00000000" w:rsidR="00000000" w:rsidRPr="00000000">
        <w:rPr>
          <w:rtl w:val="0"/>
        </w:rPr>
        <w:t xml:space="preserve">When working across international teams, be mindful of how hierarchy and directness vary. In some cultures, directly inviting input from another function may be seen as overstepping, while in others it's expected.</w:t>
      </w:r>
    </w:p>
    <w:p w:rsidR="00000000" w:rsidDel="00000000" w:rsidP="00000000" w:rsidRDefault="00000000" w:rsidRPr="00000000" w14:paraId="000000B9">
      <w:pPr>
        <w:spacing w:after="240" w:before="240" w:lineRule="auto"/>
        <w:rPr/>
      </w:pPr>
      <w:r w:rsidDel="00000000" w:rsidR="00000000" w:rsidRPr="00000000">
        <w:rPr>
          <w:rtl w:val="0"/>
        </w:rPr>
        <w:t xml:space="preserve">Try this tip:</w:t>
      </w:r>
      <w:r w:rsidDel="00000000" w:rsidR="00000000" w:rsidRPr="00000000">
        <w:rPr>
          <w:b w:val="1"/>
          <w:bCs w:val="1"/>
          <w:rtl w:val="0"/>
        </w:rPr>
        <w:br w:type="textWrapping"/>
      </w:r>
      <w:r w:rsidDel="00000000" w:rsidR="00000000" w:rsidRPr="00000000">
        <w:rPr>
          <w:rtl w:val="0"/>
        </w:rPr>
        <w:t xml:space="preserve"> Instead of asking directly, you can soften the language:</w:t>
      </w:r>
    </w:p>
    <w:p w:rsidR="00000000" w:rsidDel="00000000" w:rsidP="00000000" w:rsidRDefault="00000000" w:rsidRPr="00000000" w14:paraId="000000BA">
      <w:pPr>
        <w:numPr>
          <w:ilvl w:val="0"/>
          <w:numId w:val="18"/>
        </w:numPr>
        <w:spacing w:after="0" w:before="240" w:lineRule="auto"/>
        <w:ind w:left="720" w:hanging="360"/>
        <w:rPr/>
      </w:pPr>
      <w:r w:rsidDel="00000000" w:rsidR="00000000" w:rsidRPr="00000000">
        <w:rPr>
          <w:rtl w:val="0"/>
        </w:rPr>
        <w:t xml:space="preserve">“I’d love to hear your thoughts from a [function] perspective, if you’re comfortable sharing.”</w:t>
      </w:r>
    </w:p>
    <w:p w:rsidR="00000000" w:rsidDel="00000000" w:rsidP="00000000" w:rsidRDefault="00000000" w:rsidRPr="00000000" w14:paraId="000000BB">
      <w:pPr>
        <w:numPr>
          <w:ilvl w:val="0"/>
          <w:numId w:val="18"/>
        </w:numPr>
        <w:spacing w:after="240" w:lineRule="auto"/>
        <w:ind w:left="720" w:hanging="360"/>
        <w:rPr/>
      </w:pPr>
      <w:r w:rsidDel="00000000" w:rsidR="00000000" w:rsidRPr="00000000">
        <w:rPr>
          <w:rtl w:val="0"/>
        </w:rPr>
        <w:t xml:space="preserve">“Would it be helpful to consider how [function] sees this?”</w:t>
      </w:r>
    </w:p>
    <w:p w:rsidR="00000000" w:rsidDel="00000000" w:rsidP="00000000" w:rsidRDefault="00000000" w:rsidRPr="00000000" w14:paraId="000000BC">
      <w:pPr>
        <w:spacing w:after="240" w:before="240" w:lineRule="auto"/>
        <w:rPr>
          <w:color w:val="ff0000"/>
        </w:rPr>
      </w:pPr>
      <w:r w:rsidDel="00000000" w:rsidR="00000000" w:rsidRPr="00000000">
        <w:rPr>
          <w:rtl w:val="0"/>
        </w:rPr>
        <w:t xml:space="preserve">This shows cultural sensitivity while still inviting cross-functional input.</w:t>
      </w:r>
      <w:r w:rsidDel="00000000" w:rsidR="00000000" w:rsidRPr="00000000">
        <w:rPr>
          <w:color w:val="ff0000"/>
          <w:rtl w:val="0"/>
        </w:rPr>
        <w:t xml:space="preserve">) Statement block</w:t>
      </w:r>
    </w:p>
    <w:p w:rsidR="00000000" w:rsidDel="00000000" w:rsidP="00000000" w:rsidRDefault="00000000" w:rsidRPr="00000000" w14:paraId="000000BD">
      <w:pPr>
        <w:spacing w:after="240" w:before="240" w:lineRule="auto"/>
        <w:rPr>
          <w:color w:val="ff0000"/>
        </w:rPr>
      </w:pPr>
      <w:r w:rsidDel="00000000" w:rsidR="00000000" w:rsidRPr="00000000">
        <w:rPr>
          <w:rtl w:val="0"/>
        </w:rPr>
        <w:t xml:space="preserve">Model Output: Bridging Phrases in Action </w:t>
      </w:r>
      <w:r w:rsidDel="00000000" w:rsidR="00000000" w:rsidRPr="00000000">
        <w:rPr>
          <w:color w:val="ff0000"/>
          <w:rtl w:val="0"/>
        </w:rPr>
        <w:t xml:space="preserve">(Instead of this insert Knowledge check block)*</w:t>
      </w:r>
    </w:p>
    <w:p w:rsidR="00000000" w:rsidDel="00000000" w:rsidP="00000000" w:rsidRDefault="00000000" w:rsidRPr="00000000" w14:paraId="000000BE">
      <w:pPr>
        <w:numPr>
          <w:ilvl w:val="0"/>
          <w:numId w:val="36"/>
        </w:numPr>
        <w:spacing w:after="0" w:before="240" w:lineRule="auto"/>
        <w:ind w:left="720" w:hanging="360"/>
        <w:rPr/>
      </w:pPr>
      <w:r w:rsidDel="00000000" w:rsidR="00000000" w:rsidRPr="00000000">
        <w:rPr>
          <w:rtl w:val="0"/>
        </w:rPr>
        <w:t xml:space="preserve">Meeting with product and marketing teams:</w:t>
        <w:br w:type="textWrapping"/>
        <w:t xml:space="preserve"> </w:t>
      </w:r>
      <w:r w:rsidDel="00000000" w:rsidR="00000000" w:rsidRPr="00000000">
        <w:rPr>
          <w:i w:val="1"/>
          <w:iCs w:val="1"/>
          <w:rtl w:val="0"/>
        </w:rPr>
        <w:t xml:space="preserve">"Before we decide on the feature rollout, what would this look like from your role in marketing?"</w:t>
        <w:br w:type="textWrapping"/>
      </w:r>
      <w:r w:rsidDel="00000000" w:rsidR="00000000" w:rsidRPr="00000000">
        <w:rPr>
          <w:rtl w:val="0"/>
        </w:rPr>
        <w:t xml:space="preserve"> → </w:t>
      </w:r>
      <w:r w:rsidDel="00000000" w:rsidR="00000000" w:rsidRPr="00000000">
        <w:rPr>
          <w:i w:val="1"/>
          <w:iCs w:val="1"/>
          <w:rtl w:val="0"/>
        </w:rPr>
        <w:t xml:space="preserve">Signals respect for the other function’s lens on timing and messaging.</w:t>
        <w:br w:type="textWrapping"/>
      </w:r>
      <w:r w:rsidDel="00000000" w:rsidR="00000000" w:rsidRPr="00000000">
        <w:rPr>
          <w:rtl w:val="0"/>
        </w:rPr>
      </w:r>
    </w:p>
    <w:p w:rsidR="00000000" w:rsidDel="00000000" w:rsidP="00000000" w:rsidRDefault="00000000" w:rsidRPr="00000000" w14:paraId="000000BF">
      <w:pPr>
        <w:numPr>
          <w:ilvl w:val="0"/>
          <w:numId w:val="36"/>
        </w:numPr>
        <w:spacing w:after="0" w:lineRule="auto"/>
        <w:ind w:left="720" w:hanging="360"/>
        <w:rPr/>
      </w:pPr>
      <w:r w:rsidDel="00000000" w:rsidR="00000000" w:rsidRPr="00000000">
        <w:rPr>
          <w:rtl w:val="0"/>
        </w:rPr>
        <w:t xml:space="preserve">Kick-off with finance partner:</w:t>
        <w:br w:type="textWrapping"/>
        <w:t xml:space="preserve"> "Let’s align our views before we decide; finance implications could shift the plan."</w:t>
        <w:br w:type="textWrapping"/>
        <w:t xml:space="preserve"> → </w:t>
      </w:r>
      <w:r w:rsidDel="00000000" w:rsidR="00000000" w:rsidRPr="00000000">
        <w:rPr>
          <w:i w:val="1"/>
          <w:iCs w:val="1"/>
          <w:rtl w:val="0"/>
        </w:rPr>
        <w:t xml:space="preserve">Shows proactive collaboration before locking in a direction.</w:t>
        <w:br w:type="textWrapping"/>
      </w:r>
      <w:r w:rsidDel="00000000" w:rsidR="00000000" w:rsidRPr="00000000">
        <w:rPr>
          <w:rtl w:val="0"/>
        </w:rPr>
      </w:r>
    </w:p>
    <w:p w:rsidR="00000000" w:rsidDel="00000000" w:rsidP="00000000" w:rsidRDefault="00000000" w:rsidRPr="00000000" w14:paraId="000000C0">
      <w:pPr>
        <w:numPr>
          <w:ilvl w:val="0"/>
          <w:numId w:val="36"/>
        </w:numPr>
        <w:spacing w:after="0" w:lineRule="auto"/>
        <w:ind w:left="720" w:hanging="360"/>
        <w:rPr/>
      </w:pPr>
      <w:r w:rsidDel="00000000" w:rsidR="00000000" w:rsidRPr="00000000">
        <w:rPr>
          <w:rtl w:val="0"/>
        </w:rPr>
        <w:t xml:space="preserve">Project sync with operations:</w:t>
        <w:br w:type="textWrapping"/>
        <w:t xml:space="preserve"> "How does this impact your team’s bandwidth this quarter?"</w:t>
        <w:br w:type="textWrapping"/>
        <w:t xml:space="preserve"> → </w:t>
      </w:r>
      <w:r w:rsidDel="00000000" w:rsidR="00000000" w:rsidRPr="00000000">
        <w:rPr>
          <w:i w:val="1"/>
          <w:iCs w:val="1"/>
          <w:rtl w:val="0"/>
        </w:rPr>
        <w:t xml:space="preserve">Surfaces constraints early to prevent downstream issues.</w:t>
        <w:br w:type="textWrapping"/>
      </w:r>
      <w:r w:rsidDel="00000000" w:rsidR="00000000" w:rsidRPr="00000000">
        <w:rPr>
          <w:rtl w:val="0"/>
        </w:rPr>
      </w:r>
    </w:p>
    <w:p w:rsidR="00000000" w:rsidDel="00000000" w:rsidP="00000000" w:rsidRDefault="00000000" w:rsidRPr="00000000" w14:paraId="000000C1">
      <w:pPr>
        <w:numPr>
          <w:ilvl w:val="0"/>
          <w:numId w:val="36"/>
        </w:numPr>
        <w:spacing w:after="240" w:lineRule="auto"/>
        <w:ind w:left="720" w:hanging="360"/>
        <w:rPr/>
      </w:pPr>
      <w:r w:rsidDel="00000000" w:rsidR="00000000" w:rsidRPr="00000000">
        <w:rPr>
          <w:rtl w:val="0"/>
        </w:rPr>
        <w:t xml:space="preserve">Cross-functional review meeting:</w:t>
        <w:br w:type="textWrapping"/>
        <w:t xml:space="preserve"> "What’s your perspective from where you sit?"</w:t>
        <w:br w:type="textWrapping"/>
        <w:t xml:space="preserve"> → </w:t>
      </w:r>
      <w:r w:rsidDel="00000000" w:rsidR="00000000" w:rsidRPr="00000000">
        <w:rPr>
          <w:i w:val="1"/>
          <w:iCs w:val="1"/>
          <w:rtl w:val="0"/>
        </w:rPr>
        <w:t xml:space="preserve">Invites a less vocal function into the strategic conversation.</w:t>
      </w:r>
      <w:r w:rsidDel="00000000" w:rsidR="00000000" w:rsidRPr="00000000">
        <w:rPr>
          <w:rtl w:val="0"/>
        </w:rPr>
      </w:r>
    </w:p>
    <w:p w:rsidR="00000000" w:rsidDel="00000000" w:rsidP="00000000" w:rsidRDefault="00000000" w:rsidRPr="00000000" w14:paraId="000000C2">
      <w:pPr>
        <w:spacing w:after="240" w:lineRule="auto"/>
        <w:ind w:left="1080" w:hanging="360"/>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i w:val="1"/>
          <w:iCs w:val="1"/>
          <w:sz w:val="14"/>
          <w:szCs w:val="14"/>
          <w:rtl w:val="0"/>
        </w:rPr>
        <w:tab/>
      </w:r>
    </w:p>
    <w:p w:rsidR="00000000" w:rsidDel="00000000" w:rsidP="00000000" w:rsidRDefault="00000000" w:rsidRPr="00000000" w14:paraId="000000C3">
      <w:pPr>
        <w:spacing w:after="240" w:lineRule="auto"/>
        <w:ind w:left="1080" w:hanging="360"/>
        <w:rPr>
          <w:b w:val="1"/>
          <w:bCs w:val="1"/>
          <w:i w:val="1"/>
          <w:iCs w:val="1"/>
          <w:color w:val="ff0000"/>
        </w:rPr>
      </w:pPr>
      <w:r w:rsidDel="00000000" w:rsidR="00000000" w:rsidRPr="00000000">
        <w:rPr>
          <w:rtl w:val="0"/>
        </w:rPr>
      </w:r>
    </w:p>
    <w:p w:rsidR="00000000" w:rsidDel="00000000" w:rsidP="00000000" w:rsidRDefault="00000000" w:rsidRPr="00000000" w14:paraId="000000C4">
      <w:pPr>
        <w:spacing w:after="240" w:lineRule="auto"/>
        <w:ind w:left="1080" w:hanging="360"/>
        <w:rPr>
          <w:b w:val="1"/>
          <w:bCs w:val="1"/>
          <w:i w:val="1"/>
          <w:iCs w:val="1"/>
          <w:color w:val="ff0000"/>
        </w:rPr>
      </w:pPr>
      <w:r w:rsidDel="00000000" w:rsidR="00000000" w:rsidRPr="00000000">
        <w:rPr>
          <w:b w:val="1"/>
          <w:bCs w:val="1"/>
          <w:i w:val="1"/>
          <w:iCs w:val="1"/>
          <w:color w:val="ff0000"/>
          <w:rtl w:val="0"/>
        </w:rPr>
        <w:t xml:space="preserve">(Insert knowledge check block)*</w:t>
      </w:r>
    </w:p>
    <w:p w:rsidR="00000000" w:rsidDel="00000000" w:rsidP="00000000" w:rsidRDefault="00000000" w:rsidRPr="00000000" w14:paraId="000000C5">
      <w:pPr>
        <w:spacing w:after="240" w:lineRule="auto"/>
        <w:ind w:left="720" w:firstLine="0"/>
        <w:rPr>
          <w:i w:val="1"/>
          <w:iCs w:val="1"/>
          <w:color w:val="ff0000"/>
        </w:rPr>
      </w:pPr>
      <w:r w:rsidDel="00000000" w:rsidR="00000000" w:rsidRPr="00000000">
        <w:rPr>
          <w:b w:val="1"/>
          <w:bCs w:val="1"/>
          <w:i w:val="1"/>
          <w:iCs w:val="1"/>
          <w:color w:val="ff0000"/>
          <w:rtl w:val="0"/>
        </w:rPr>
        <w:t xml:space="preserve">1)Scenario:</w:t>
      </w:r>
      <w:r w:rsidDel="00000000" w:rsidR="00000000" w:rsidRPr="00000000">
        <w:rPr>
          <w:i w:val="1"/>
          <w:iCs w:val="1"/>
          <w:color w:val="ff0000"/>
          <w:rtl w:val="0"/>
        </w:rPr>
        <w:t xml:space="preserve"> You’re a part of  a cross-functional meeting. Marketing seems quiet, and the group is close to making a decision. You want to invite their perspective.</w:t>
      </w:r>
    </w:p>
    <w:p w:rsidR="00000000" w:rsidDel="00000000" w:rsidP="00000000" w:rsidRDefault="00000000" w:rsidRPr="00000000" w14:paraId="000000C6">
      <w:pPr>
        <w:spacing w:after="240" w:lineRule="auto"/>
        <w:ind w:left="720" w:firstLine="0"/>
        <w:rPr>
          <w:i w:val="1"/>
          <w:iCs w:val="1"/>
          <w:color w:val="ff0000"/>
        </w:rPr>
      </w:pPr>
      <w:r w:rsidDel="00000000" w:rsidR="00000000" w:rsidRPr="00000000">
        <w:rPr>
          <w:i w:val="1"/>
          <w:iCs w:val="1"/>
          <w:color w:val="ff0000"/>
          <w:rtl w:val="0"/>
        </w:rPr>
        <w:t xml:space="preserve">Which phrasing is more effective?</w:t>
      </w:r>
    </w:p>
    <w:p w:rsidR="00000000" w:rsidDel="00000000" w:rsidP="00000000" w:rsidRDefault="00000000" w:rsidRPr="00000000" w14:paraId="000000C7">
      <w:pPr>
        <w:spacing w:after="0" w:lineRule="auto"/>
        <w:ind w:left="1800" w:hanging="360"/>
        <w:rPr>
          <w:i w:val="1"/>
          <w:iCs w:val="1"/>
          <w:color w:val="ff0000"/>
        </w:rPr>
      </w:pPr>
      <w:r w:rsidDel="00000000" w:rsidR="00000000" w:rsidRPr="00000000">
        <w:rPr>
          <w:i w:val="1"/>
          <w:iCs w:val="1"/>
          <w:color w:val="ff0000"/>
          <w:rtl w:val="0"/>
        </w:rPr>
        <w:t xml:space="preserve">A)</w:t>
      </w:r>
      <w:r w:rsidDel="00000000" w:rsidR="00000000" w:rsidRPr="00000000">
        <w:rPr>
          <w:rFonts w:ascii="Times New Roman" w:cs="Times New Roman" w:eastAsia="Times New Roman" w:hAnsi="Times New Roman"/>
          <w:i w:val="1"/>
          <w:iCs w:val="1"/>
          <w:color w:val="ff0000"/>
          <w:sz w:val="14"/>
          <w:szCs w:val="14"/>
          <w:rtl w:val="0"/>
        </w:rPr>
        <w:tab/>
      </w:r>
      <w:r w:rsidDel="00000000" w:rsidR="00000000" w:rsidRPr="00000000">
        <w:rPr>
          <w:i w:val="1"/>
          <w:iCs w:val="1"/>
          <w:color w:val="ff0000"/>
          <w:rtl w:val="0"/>
        </w:rPr>
        <w:t xml:space="preserve">“Marketing, any thoughts?”</w:t>
      </w:r>
    </w:p>
    <w:p w:rsidR="00000000" w:rsidDel="00000000" w:rsidP="00000000" w:rsidRDefault="00000000" w:rsidRPr="00000000" w14:paraId="000000C8">
      <w:pPr>
        <w:spacing w:after="0" w:lineRule="auto"/>
        <w:ind w:left="1800" w:hanging="360"/>
        <w:rPr>
          <w:i w:val="1"/>
          <w:iCs w:val="1"/>
          <w:color w:val="ff0000"/>
        </w:rPr>
      </w:pPr>
      <w:r w:rsidDel="00000000" w:rsidR="00000000" w:rsidRPr="00000000">
        <w:rPr>
          <w:i w:val="1"/>
          <w:iCs w:val="1"/>
          <w:color w:val="ff0000"/>
          <w:rtl w:val="0"/>
        </w:rPr>
        <w:t xml:space="preserve">B)</w:t>
      </w:r>
      <w:r w:rsidDel="00000000" w:rsidR="00000000" w:rsidRPr="00000000">
        <w:rPr>
          <w:rFonts w:ascii="Times New Roman" w:cs="Times New Roman" w:eastAsia="Times New Roman" w:hAnsi="Times New Roman"/>
          <w:i w:val="1"/>
          <w:iCs w:val="1"/>
          <w:color w:val="ff0000"/>
          <w:sz w:val="14"/>
          <w:szCs w:val="14"/>
          <w:rtl w:val="0"/>
        </w:rPr>
        <w:tab/>
      </w:r>
      <w:r w:rsidDel="00000000" w:rsidR="00000000" w:rsidRPr="00000000">
        <w:rPr>
          <w:i w:val="1"/>
          <w:iCs w:val="1"/>
          <w:color w:val="ff0000"/>
          <w:rtl w:val="0"/>
        </w:rPr>
        <w:t xml:space="preserve">“Before we decide on the feature rollout, what would this look like from your role in marketing?"</w:t>
      </w:r>
    </w:p>
    <w:p w:rsidR="00000000" w:rsidDel="00000000" w:rsidP="00000000" w:rsidRDefault="00000000" w:rsidRPr="00000000" w14:paraId="000000C9">
      <w:pPr>
        <w:spacing w:after="240" w:lineRule="auto"/>
        <w:ind w:left="1800" w:hanging="360"/>
        <w:rPr>
          <w:i w:val="1"/>
          <w:iCs w:val="1"/>
          <w:color w:val="ff0000"/>
        </w:rPr>
      </w:pPr>
      <w:r w:rsidDel="00000000" w:rsidR="00000000" w:rsidRPr="00000000">
        <w:rPr>
          <w:i w:val="1"/>
          <w:iCs w:val="1"/>
          <w:color w:val="ff0000"/>
          <w:rtl w:val="0"/>
        </w:rPr>
        <w:t xml:space="preserve">C)</w:t>
      </w:r>
      <w:r w:rsidDel="00000000" w:rsidR="00000000" w:rsidRPr="00000000">
        <w:rPr>
          <w:rFonts w:ascii="Times New Roman" w:cs="Times New Roman" w:eastAsia="Times New Roman" w:hAnsi="Times New Roman"/>
          <w:i w:val="1"/>
          <w:iCs w:val="1"/>
          <w:color w:val="ff0000"/>
          <w:sz w:val="14"/>
          <w:szCs w:val="14"/>
          <w:rtl w:val="0"/>
        </w:rPr>
        <w:tab/>
      </w:r>
      <w:r w:rsidDel="00000000" w:rsidR="00000000" w:rsidRPr="00000000">
        <w:rPr>
          <w:i w:val="1"/>
          <w:iCs w:val="1"/>
          <w:color w:val="ff0000"/>
          <w:rtl w:val="0"/>
        </w:rPr>
        <w:t xml:space="preserve">“We’ve already decided”             </w:t>
      </w:r>
    </w:p>
    <w:p w:rsidR="00000000" w:rsidDel="00000000" w:rsidP="00000000" w:rsidRDefault="00000000" w:rsidRPr="00000000" w14:paraId="000000CA">
      <w:pPr>
        <w:spacing w:after="240" w:lineRule="auto"/>
        <w:ind w:left="1440" w:firstLine="0"/>
        <w:rPr>
          <w:i w:val="1"/>
          <w:iCs w:val="1"/>
          <w:color w:val="ff0000"/>
        </w:rPr>
      </w:pPr>
      <w:r w:rsidDel="00000000" w:rsidR="00000000" w:rsidRPr="00000000">
        <w:rPr>
          <w:i w:val="1"/>
          <w:iCs w:val="1"/>
          <w:color w:val="ff0000"/>
          <w:rtl w:val="0"/>
        </w:rPr>
        <w:t xml:space="preserve">Correct Answer: B</w:t>
      </w:r>
    </w:p>
    <w:p w:rsidR="00000000" w:rsidDel="00000000" w:rsidP="00000000" w:rsidRDefault="00000000" w:rsidRPr="00000000" w14:paraId="000000CB">
      <w:pPr>
        <w:spacing w:after="0" w:before="240" w:lineRule="auto"/>
        <w:ind w:left="720" w:firstLine="0"/>
        <w:rPr>
          <w:i w:val="1"/>
          <w:iCs w:val="1"/>
          <w:color w:val="ff0000"/>
        </w:rPr>
      </w:pPr>
      <w:r w:rsidDel="00000000" w:rsidR="00000000" w:rsidRPr="00000000">
        <w:rPr>
          <w:i w:val="1"/>
          <w:iCs w:val="1"/>
          <w:color w:val="ff0000"/>
          <w:rtl w:val="0"/>
        </w:rPr>
        <w:t xml:space="preserve">Signals respect for the other function’s lens on timing and messaging.</w:t>
      </w:r>
    </w:p>
    <w:p w:rsidR="00000000" w:rsidDel="00000000" w:rsidP="00000000" w:rsidRDefault="00000000" w:rsidRPr="00000000" w14:paraId="000000CC">
      <w:pPr>
        <w:spacing w:after="0" w:before="240"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CD">
      <w:pPr>
        <w:spacing w:after="0" w:lineRule="auto"/>
        <w:ind w:left="720" w:firstLine="0"/>
        <w:rPr>
          <w:i w:val="1"/>
          <w:iCs w:val="1"/>
          <w:color w:val="ff0000"/>
        </w:rPr>
      </w:pPr>
      <w:r w:rsidDel="00000000" w:rsidR="00000000" w:rsidRPr="00000000">
        <w:rPr>
          <w:b w:val="1"/>
          <w:bCs w:val="1"/>
          <w:i w:val="1"/>
          <w:iCs w:val="1"/>
          <w:color w:val="ff0000"/>
          <w:rtl w:val="0"/>
        </w:rPr>
        <w:t xml:space="preserve">2)Scenario:</w:t>
      </w:r>
      <w:r w:rsidDel="00000000" w:rsidR="00000000" w:rsidRPr="00000000">
        <w:rPr>
          <w:i w:val="1"/>
          <w:iCs w:val="1"/>
          <w:color w:val="ff0000"/>
          <w:rtl w:val="0"/>
        </w:rPr>
        <w:t xml:space="preserve"> You’re in a project sync with operations. The launch timeline is being discussed, but no one has checked workload capacity.</w:t>
      </w:r>
    </w:p>
    <w:p w:rsidR="00000000" w:rsidDel="00000000" w:rsidP="00000000" w:rsidRDefault="00000000" w:rsidRPr="00000000" w14:paraId="000000CE">
      <w:pPr>
        <w:spacing w:after="180" w:before="200" w:lineRule="auto"/>
        <w:ind w:left="720" w:firstLine="0"/>
        <w:rPr>
          <w:i w:val="1"/>
          <w:iCs w:val="1"/>
          <w:color w:val="ff0000"/>
        </w:rPr>
      </w:pPr>
      <w:r w:rsidDel="00000000" w:rsidR="00000000" w:rsidRPr="00000000">
        <w:rPr>
          <w:i w:val="1"/>
          <w:iCs w:val="1"/>
          <w:color w:val="ff0000"/>
          <w:rtl w:val="0"/>
        </w:rPr>
        <w:t xml:space="preserve">Which phrasing is more effective?</w:t>
      </w:r>
    </w:p>
    <w:p w:rsidR="00000000" w:rsidDel="00000000" w:rsidP="00000000" w:rsidRDefault="00000000" w:rsidRPr="00000000" w14:paraId="000000CF">
      <w:pPr>
        <w:spacing w:after="0" w:lineRule="auto"/>
        <w:ind w:left="720" w:firstLine="0"/>
        <w:rPr>
          <w:i w:val="1"/>
          <w:iCs w:val="1"/>
          <w:color w:val="ff0000"/>
        </w:rPr>
      </w:pPr>
      <w:r w:rsidDel="00000000" w:rsidR="00000000" w:rsidRPr="00000000">
        <w:rPr>
          <w:i w:val="1"/>
          <w:iCs w:val="1"/>
          <w:color w:val="ff0000"/>
          <w:rtl w:val="0"/>
        </w:rPr>
        <w:t xml:space="preserve">A) “Operations, are you okay with this timeline?”</w:t>
      </w:r>
    </w:p>
    <w:p w:rsidR="00000000" w:rsidDel="00000000" w:rsidP="00000000" w:rsidRDefault="00000000" w:rsidRPr="00000000" w14:paraId="000000D0">
      <w:pPr>
        <w:spacing w:after="0" w:lineRule="auto"/>
        <w:ind w:left="720" w:firstLine="0"/>
        <w:rPr>
          <w:i w:val="1"/>
          <w:iCs w:val="1"/>
          <w:color w:val="ff0000"/>
        </w:rPr>
      </w:pPr>
      <w:r w:rsidDel="00000000" w:rsidR="00000000" w:rsidRPr="00000000">
        <w:rPr>
          <w:i w:val="1"/>
          <w:iCs w:val="1"/>
          <w:color w:val="ff0000"/>
          <w:rtl w:val="0"/>
        </w:rPr>
        <w:t xml:space="preserve">B) “How does this impact your team’s bandwidth this quarter?”</w:t>
      </w:r>
    </w:p>
    <w:p w:rsidR="00000000" w:rsidDel="00000000" w:rsidP="00000000" w:rsidRDefault="00000000" w:rsidRPr="00000000" w14:paraId="000000D1">
      <w:pPr>
        <w:spacing w:after="0" w:lineRule="auto"/>
        <w:ind w:left="720" w:firstLine="0"/>
        <w:rPr>
          <w:i w:val="1"/>
          <w:iCs w:val="1"/>
          <w:color w:val="ff0000"/>
        </w:rPr>
      </w:pPr>
      <w:r w:rsidDel="00000000" w:rsidR="00000000" w:rsidRPr="00000000">
        <w:rPr>
          <w:i w:val="1"/>
          <w:iCs w:val="1"/>
          <w:color w:val="ff0000"/>
          <w:rtl w:val="0"/>
        </w:rPr>
        <w:t xml:space="preserve">C) “We’ll adjust later if needed.”</w:t>
      </w:r>
    </w:p>
    <w:p w:rsidR="00000000" w:rsidDel="00000000" w:rsidP="00000000" w:rsidRDefault="00000000" w:rsidRPr="00000000" w14:paraId="000000D2">
      <w:pPr>
        <w:spacing w:after="0" w:before="200" w:lineRule="auto"/>
        <w:ind w:left="720" w:firstLine="0"/>
        <w:rPr>
          <w:i w:val="1"/>
          <w:iCs w:val="1"/>
          <w:color w:val="ff0000"/>
        </w:rPr>
      </w:pPr>
      <w:r w:rsidDel="00000000" w:rsidR="00000000" w:rsidRPr="00000000">
        <w:rPr>
          <w:i w:val="1"/>
          <w:iCs w:val="1"/>
          <w:color w:val="ff0000"/>
          <w:rtl w:val="0"/>
        </w:rPr>
        <w:t xml:space="preserve">Correct Answer: B</w:t>
      </w:r>
    </w:p>
    <w:p w:rsidR="00000000" w:rsidDel="00000000" w:rsidP="00000000" w:rsidRDefault="00000000" w:rsidRPr="00000000" w14:paraId="000000D3">
      <w:pPr>
        <w:spacing w:after="0" w:before="200"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D4">
      <w:pPr>
        <w:spacing w:after="180" w:lineRule="auto"/>
        <w:ind w:left="720" w:firstLine="0"/>
        <w:rPr>
          <w:i w:val="1"/>
          <w:iCs w:val="1"/>
          <w:color w:val="ff0000"/>
        </w:rPr>
      </w:pPr>
      <w:r w:rsidDel="00000000" w:rsidR="00000000" w:rsidRPr="00000000">
        <w:rPr>
          <w:i w:val="1"/>
          <w:iCs w:val="1"/>
          <w:color w:val="ff0000"/>
          <w:rtl w:val="0"/>
        </w:rPr>
        <w:t xml:space="preserve">Surfaces constraints early and prevents downstream issues.</w:t>
      </w:r>
    </w:p>
    <w:p w:rsidR="00000000" w:rsidDel="00000000" w:rsidP="00000000" w:rsidRDefault="00000000" w:rsidRPr="00000000" w14:paraId="000000D5">
      <w:pPr>
        <w:spacing w:after="180"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D6">
      <w:pPr>
        <w:spacing w:after="180" w:lineRule="auto"/>
        <w:ind w:left="720" w:firstLine="0"/>
        <w:rPr>
          <w:i w:val="1"/>
          <w:iCs w:val="1"/>
          <w:color w:val="ff0000"/>
        </w:rPr>
      </w:pPr>
      <w:r w:rsidDel="00000000" w:rsidR="00000000" w:rsidRPr="00000000">
        <w:rPr>
          <w:b w:val="1"/>
          <w:bCs w:val="1"/>
          <w:i w:val="1"/>
          <w:iCs w:val="1"/>
          <w:color w:val="ff0000"/>
          <w:rtl w:val="0"/>
        </w:rPr>
        <w:t xml:space="preserve">3)Scenario:</w:t>
      </w:r>
      <w:r w:rsidDel="00000000" w:rsidR="00000000" w:rsidRPr="00000000">
        <w:rPr>
          <w:i w:val="1"/>
          <w:iCs w:val="1"/>
          <w:color w:val="ff0000"/>
          <w:rtl w:val="0"/>
        </w:rPr>
        <w:t xml:space="preserve"> You’re in a strategy review meeting. A few functions haven’t spoken yet, and the group is moving toward a decision.</w:t>
      </w:r>
    </w:p>
    <w:p w:rsidR="00000000" w:rsidDel="00000000" w:rsidP="00000000" w:rsidRDefault="00000000" w:rsidRPr="00000000" w14:paraId="000000D7">
      <w:pPr>
        <w:shd w:fill="ffffff" w:val="clear"/>
        <w:spacing w:after="180" w:lineRule="auto"/>
        <w:rPr>
          <w:i w:val="1"/>
          <w:iCs w:val="1"/>
          <w:color w:val="ff0000"/>
        </w:rPr>
      </w:pPr>
      <w:r w:rsidDel="00000000" w:rsidR="00000000" w:rsidRPr="00000000">
        <w:rPr>
          <w:i w:val="1"/>
          <w:iCs w:val="1"/>
          <w:color w:val="ff0000"/>
          <w:rtl w:val="0"/>
        </w:rPr>
        <w:t xml:space="preserve">           </w:t>
        <w:tab/>
        <w:t xml:space="preserve">Which phrasing is more effective?</w:t>
      </w:r>
    </w:p>
    <w:p w:rsidR="00000000" w:rsidDel="00000000" w:rsidP="00000000" w:rsidRDefault="00000000" w:rsidRPr="00000000" w14:paraId="000000D8">
      <w:pPr>
        <w:shd w:fill="ffffff" w:val="clear"/>
        <w:spacing w:after="0" w:lineRule="auto"/>
        <w:ind w:left="720" w:firstLine="0"/>
        <w:rPr>
          <w:i w:val="1"/>
          <w:iCs w:val="1"/>
          <w:color w:val="ff0000"/>
        </w:rPr>
      </w:pPr>
      <w:r w:rsidDel="00000000" w:rsidR="00000000" w:rsidRPr="00000000">
        <w:rPr>
          <w:i w:val="1"/>
          <w:iCs w:val="1"/>
          <w:color w:val="ff0000"/>
          <w:rtl w:val="0"/>
        </w:rPr>
        <w:t xml:space="preserve">A) “Does anyone disagree?”</w:t>
      </w:r>
    </w:p>
    <w:p w:rsidR="00000000" w:rsidDel="00000000" w:rsidP="00000000" w:rsidRDefault="00000000" w:rsidRPr="00000000" w14:paraId="000000D9">
      <w:pPr>
        <w:shd w:fill="ffffff" w:val="clear"/>
        <w:spacing w:after="0" w:lineRule="auto"/>
        <w:ind w:left="720" w:firstLine="0"/>
        <w:rPr>
          <w:i w:val="1"/>
          <w:iCs w:val="1"/>
          <w:color w:val="ff0000"/>
        </w:rPr>
      </w:pPr>
      <w:r w:rsidDel="00000000" w:rsidR="00000000" w:rsidRPr="00000000">
        <w:rPr>
          <w:i w:val="1"/>
          <w:iCs w:val="1"/>
          <w:color w:val="ff0000"/>
          <w:rtl w:val="0"/>
        </w:rPr>
        <w:t xml:space="preserve">B) “What’s your perspective from where you sit?”</w:t>
      </w:r>
    </w:p>
    <w:p w:rsidR="00000000" w:rsidDel="00000000" w:rsidP="00000000" w:rsidRDefault="00000000" w:rsidRPr="00000000" w14:paraId="000000DA">
      <w:pPr>
        <w:shd w:fill="ffffff" w:val="clear"/>
        <w:spacing w:after="0" w:lineRule="auto"/>
        <w:ind w:left="720" w:firstLine="0"/>
        <w:rPr>
          <w:i w:val="1"/>
          <w:iCs w:val="1"/>
          <w:color w:val="ff0000"/>
        </w:rPr>
      </w:pPr>
      <w:r w:rsidDel="00000000" w:rsidR="00000000" w:rsidRPr="00000000">
        <w:rPr>
          <w:i w:val="1"/>
          <w:iCs w:val="1"/>
          <w:color w:val="ff0000"/>
          <w:rtl w:val="0"/>
        </w:rPr>
        <w:t xml:space="preserve">C) “If no one objects, we’ll proceed.”</w:t>
      </w:r>
    </w:p>
    <w:p w:rsidR="00000000" w:rsidDel="00000000" w:rsidP="00000000" w:rsidRDefault="00000000" w:rsidRPr="00000000" w14:paraId="000000DB">
      <w:pPr>
        <w:shd w:fill="ffffff" w:val="clear"/>
        <w:spacing w:after="0"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DC">
      <w:pPr>
        <w:shd w:fill="ffffff" w:val="clear"/>
        <w:spacing w:after="180" w:lineRule="auto"/>
        <w:ind w:left="720" w:firstLine="0"/>
        <w:rPr>
          <w:i w:val="1"/>
          <w:iCs w:val="1"/>
          <w:color w:val="ff0000"/>
        </w:rPr>
      </w:pPr>
      <w:r w:rsidDel="00000000" w:rsidR="00000000" w:rsidRPr="00000000">
        <w:rPr>
          <w:i w:val="1"/>
          <w:iCs w:val="1"/>
          <w:color w:val="ff0000"/>
          <w:rtl w:val="0"/>
        </w:rPr>
        <w:t xml:space="preserve">Correct Answer: B</w:t>
      </w:r>
    </w:p>
    <w:p w:rsidR="00000000" w:rsidDel="00000000" w:rsidP="00000000" w:rsidRDefault="00000000" w:rsidRPr="00000000" w14:paraId="000000DD">
      <w:pPr>
        <w:shd w:fill="ffffff" w:val="clear"/>
        <w:spacing w:after="180" w:lineRule="auto"/>
        <w:ind w:left="720" w:firstLine="0"/>
        <w:rPr>
          <w:i w:val="1"/>
          <w:iCs w:val="1"/>
          <w:color w:val="ff0000"/>
        </w:rPr>
      </w:pPr>
      <w:r w:rsidDel="00000000" w:rsidR="00000000" w:rsidRPr="00000000">
        <w:rPr>
          <w:i w:val="1"/>
          <w:iCs w:val="1"/>
          <w:color w:val="ff0000"/>
          <w:rtl w:val="0"/>
        </w:rPr>
        <w:t xml:space="preserve">Invites quieter functions into the conversation and broadens the strategic lens.</w:t>
      </w:r>
    </w:p>
    <w:p w:rsidR="00000000" w:rsidDel="00000000" w:rsidP="00000000" w:rsidRDefault="00000000" w:rsidRPr="00000000" w14:paraId="000000DE">
      <w:pPr>
        <w:shd w:fill="ffffff" w:val="clear"/>
        <w:spacing w:after="180" w:lineRule="auto"/>
        <w:ind w:left="720" w:firstLine="0"/>
        <w:rPr>
          <w:i w:val="1"/>
          <w:iCs w:val="1"/>
          <w:color w:val="ff0000"/>
        </w:rPr>
      </w:pPr>
      <w:r w:rsidDel="00000000" w:rsidR="00000000" w:rsidRPr="00000000">
        <w:rPr>
          <w:rtl w:val="0"/>
        </w:rPr>
      </w:r>
    </w:p>
    <w:p w:rsidR="00000000" w:rsidDel="00000000" w:rsidP="00000000" w:rsidRDefault="00000000" w:rsidRPr="00000000" w14:paraId="000000DF">
      <w:pPr>
        <w:shd w:fill="ffffff" w:val="clear"/>
        <w:spacing w:after="180" w:lineRule="auto"/>
        <w:ind w:left="720" w:firstLine="0"/>
        <w:rPr>
          <w:i w:val="1"/>
          <w:iCs w:val="1"/>
          <w:color w:val="ff0000"/>
        </w:rPr>
      </w:pPr>
      <w:r w:rsidDel="00000000" w:rsidR="00000000" w:rsidRPr="00000000">
        <w:rPr>
          <w:rtl w:val="0"/>
        </w:rPr>
      </w:r>
    </w:p>
    <w:p w:rsidR="00000000" w:rsidDel="00000000" w:rsidP="00000000" w:rsidRDefault="00000000" w:rsidRPr="00000000" w14:paraId="000000E0">
      <w:pPr>
        <w:shd w:fill="ffffff" w:val="clear"/>
        <w:spacing w:after="180" w:lineRule="auto"/>
        <w:ind w:left="720" w:firstLine="0"/>
        <w:rPr>
          <w:b w:val="1"/>
          <w:bCs w:val="1"/>
          <w:color w:val="ff0000"/>
        </w:rPr>
      </w:pPr>
      <w:r w:rsidDel="00000000" w:rsidR="00000000" w:rsidRPr="00000000">
        <w:rPr>
          <w:b w:val="1"/>
          <w:bCs w:val="1"/>
          <w:color w:val="ff0000"/>
          <w:rtl w:val="0"/>
        </w:rPr>
        <w:t xml:space="preserve">(Synthesia video)</w:t>
      </w:r>
    </w:p>
    <w:p w:rsidR="00000000" w:rsidDel="00000000" w:rsidP="00000000" w:rsidRDefault="00000000" w:rsidRPr="00000000" w14:paraId="000000E1">
      <w:pPr>
        <w:shd w:fill="ffffff" w:val="clear"/>
        <w:ind w:left="720" w:firstLine="0"/>
        <w:rPr>
          <w:color w:val="ff0000"/>
        </w:rPr>
      </w:pPr>
      <w:r w:rsidDel="00000000" w:rsidR="00000000" w:rsidRPr="00000000">
        <w:rPr>
          <w:color w:val="ff0000"/>
          <w:rtl w:val="0"/>
        </w:rPr>
        <w:t xml:space="preserve">Now pause here and consider the cultural context.</w:t>
      </w:r>
    </w:p>
    <w:p w:rsidR="00000000" w:rsidDel="00000000" w:rsidP="00000000" w:rsidRDefault="00000000" w:rsidRPr="00000000" w14:paraId="000000E2">
      <w:pPr>
        <w:shd w:fill="ffffff" w:val="clea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E3">
      <w:pPr>
        <w:shd w:fill="ffffff" w:val="clear"/>
        <w:spacing w:after="0" w:lineRule="auto"/>
        <w:ind w:left="720" w:firstLine="0"/>
        <w:rPr>
          <w:color w:val="ff0000"/>
        </w:rPr>
      </w:pPr>
      <w:r w:rsidDel="00000000" w:rsidR="00000000" w:rsidRPr="00000000">
        <w:rPr>
          <w:color w:val="ff0000"/>
          <w:rtl w:val="0"/>
        </w:rPr>
        <w:t xml:space="preserve">For global teams, compare how collaboration</w:t>
      </w:r>
    </w:p>
    <w:p w:rsidR="00000000" w:rsidDel="00000000" w:rsidP="00000000" w:rsidRDefault="00000000" w:rsidRPr="00000000" w14:paraId="000000E4">
      <w:pPr>
        <w:shd w:fill="ffffff" w:val="clear"/>
        <w:spacing w:after="0" w:lineRule="auto"/>
        <w:ind w:left="720" w:firstLine="0"/>
        <w:rPr>
          <w:color w:val="ff0000"/>
        </w:rPr>
      </w:pPr>
      <w:r w:rsidDel="00000000" w:rsidR="00000000" w:rsidRPr="00000000">
        <w:rPr>
          <w:color w:val="ff0000"/>
          <w:rtl w:val="0"/>
        </w:rPr>
        <w:t xml:space="preserve">Works in your cultural context.</w:t>
      </w:r>
    </w:p>
    <w:p w:rsidR="00000000" w:rsidDel="00000000" w:rsidP="00000000" w:rsidRDefault="00000000" w:rsidRPr="00000000" w14:paraId="000000E5">
      <w:pPr>
        <w:shd w:fill="ffffff" w:val="clea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E6">
      <w:pPr>
        <w:shd w:fill="ffffff" w:val="clear"/>
        <w:spacing w:line="360" w:lineRule="auto"/>
        <w:ind w:left="720" w:firstLine="0"/>
        <w:rPr>
          <w:color w:val="ff0000"/>
        </w:rPr>
      </w:pPr>
      <w:r w:rsidDel="00000000" w:rsidR="00000000" w:rsidRPr="00000000">
        <w:rPr>
          <w:color w:val="ff0000"/>
          <w:rtl w:val="0"/>
        </w:rPr>
        <w:t xml:space="preserve">Ask:</w:t>
      </w:r>
    </w:p>
    <w:p w:rsidR="00000000" w:rsidDel="00000000" w:rsidP="00000000" w:rsidRDefault="00000000" w:rsidRPr="00000000" w14:paraId="000000E7">
      <w:pPr>
        <w:shd w:fill="ffffff" w:val="clear"/>
        <w:spacing w:after="0" w:lineRule="auto"/>
        <w:ind w:left="720" w:firstLine="0"/>
        <w:rPr>
          <w:i w:val="1"/>
          <w:iCs w:val="1"/>
          <w:color w:val="ff0000"/>
        </w:rPr>
      </w:pPr>
      <w:r w:rsidDel="00000000" w:rsidR="00000000" w:rsidRPr="00000000">
        <w:rPr>
          <w:i w:val="1"/>
          <w:iCs w:val="1"/>
          <w:color w:val="ff0000"/>
          <w:rtl w:val="0"/>
        </w:rPr>
        <w:t xml:space="preserve">“What’s the norm in your culture, consult widely or decide fast?</w:t>
      </w:r>
    </w:p>
    <w:p w:rsidR="00000000" w:rsidDel="00000000" w:rsidP="00000000" w:rsidRDefault="00000000" w:rsidRPr="00000000" w14:paraId="000000E8">
      <w:pPr>
        <w:shd w:fill="ffffff" w:val="clear"/>
        <w:spacing w:after="0" w:lineRule="auto"/>
        <w:ind w:left="720" w:firstLine="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E9">
      <w:pPr>
        <w:shd w:fill="ffffff" w:val="clear"/>
        <w:spacing w:after="0" w:lineRule="auto"/>
        <w:ind w:left="720" w:firstLine="0"/>
        <w:rPr>
          <w:i w:val="1"/>
          <w:iCs w:val="1"/>
          <w:color w:val="ff0000"/>
        </w:rPr>
      </w:pPr>
      <w:r w:rsidDel="00000000" w:rsidR="00000000" w:rsidRPr="00000000">
        <w:rPr>
          <w:i w:val="1"/>
          <w:iCs w:val="1"/>
          <w:color w:val="ff0000"/>
          <w:rtl w:val="0"/>
        </w:rPr>
        <w:t xml:space="preserve">“How does that affect how you bridge”</w:t>
      </w:r>
    </w:p>
    <w:p w:rsidR="00000000" w:rsidDel="00000000" w:rsidP="00000000" w:rsidRDefault="00000000" w:rsidRPr="00000000" w14:paraId="000000EA">
      <w:pPr>
        <w:shd w:fill="ffffff" w:val="clear"/>
        <w:spacing w:after="0" w:lineRule="auto"/>
        <w:ind w:left="720" w:firstLine="0"/>
        <w:rPr>
          <w:i w:val="1"/>
          <w:iCs w:val="1"/>
          <w:color w:val="ff0000"/>
        </w:rPr>
      </w:pPr>
      <w:r w:rsidDel="00000000" w:rsidR="00000000" w:rsidRPr="00000000">
        <w:rPr>
          <w:rtl w:val="0"/>
        </w:rPr>
      </w:r>
    </w:p>
    <w:p w:rsidR="00000000" w:rsidDel="00000000" w:rsidP="00000000" w:rsidRDefault="00000000" w:rsidRPr="00000000" w14:paraId="000000EB">
      <w:pPr>
        <w:shd w:fill="ffffff" w:val="clear"/>
        <w:spacing w:after="0" w:lineRule="auto"/>
        <w:ind w:left="720" w:firstLine="0"/>
        <w:rPr>
          <w:color w:val="ff0000"/>
        </w:rPr>
      </w:pPr>
      <w:r w:rsidDel="00000000" w:rsidR="00000000" w:rsidRPr="00000000">
        <w:rPr>
          <w:color w:val="ff0000"/>
          <w:rtl w:val="0"/>
        </w:rPr>
        <w:t xml:space="preserve">Next, we’ll explore how tone contrast affects collaboration, and why how you say something matters just as much as what you say.</w:t>
      </w:r>
    </w:p>
    <w:p w:rsidR="00000000" w:rsidDel="00000000" w:rsidP="00000000" w:rsidRDefault="00000000" w:rsidRPr="00000000" w14:paraId="000000E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after="0" w:line="276" w:lineRule="auto"/>
        <w:rPr>
          <w:rFonts w:ascii="Calibri" w:cs="Calibri" w:eastAsia="Calibri" w:hAnsi="Calibri"/>
        </w:rPr>
      </w:pPr>
      <w:r w:rsidDel="00000000" w:rsidR="00000000" w:rsidRPr="00000000">
        <w:rPr>
          <w:color w:val="ff00ff"/>
          <w:rtl w:val="0"/>
        </w:rPr>
        <w:t xml:space="preserve">Synthesia Video audio: </w:t>
      </w:r>
      <w:r w:rsidDel="00000000" w:rsidR="00000000" w:rsidRPr="00000000">
        <w:rPr>
          <w:rFonts w:ascii="Calibri" w:cs="Calibri" w:eastAsia="Calibri" w:hAnsi="Calibri"/>
          <w:rtl w:val="0"/>
        </w:rPr>
        <w:t xml:space="preserve">Let's talk about tone. The words you choose matter but how you say them matters just as much.  Language that models curiosity not control builds trust and psychological safety. </w:t>
      </w:r>
    </w:p>
    <w:p w:rsidR="00000000" w:rsidDel="00000000" w:rsidP="00000000" w:rsidRDefault="00000000" w:rsidRPr="00000000" w14:paraId="000000E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same question can either open a conversation or quietly shut it down </w:t>
      </w:r>
    </w:p>
    <w:p w:rsidR="00000000" w:rsidDel="00000000" w:rsidP="00000000" w:rsidRDefault="00000000" w:rsidRPr="00000000" w14:paraId="000000F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words may look similar but tone changes how they land. </w:t>
      </w:r>
    </w:p>
    <w:p w:rsidR="00000000" w:rsidDel="00000000" w:rsidP="00000000" w:rsidRDefault="00000000" w:rsidRPr="00000000" w14:paraId="000000F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For example: “Ops needs to handle this right?” This phrasing assumes responsibility without discussion. It can feel directive even if that wasn’t the intention. </w:t>
      </w:r>
    </w:p>
    <w:p w:rsidR="00000000" w:rsidDel="00000000" w:rsidP="00000000" w:rsidRDefault="00000000" w:rsidRPr="00000000" w14:paraId="000000F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Now compare that with “How does this impact your team’s bandwidth this quarter?” This phrasing invites input, signals respect and it surfaces constraints early. The difference isn’t just the wording, it's the intention behind the words. </w:t>
      </w:r>
    </w:p>
    <w:p w:rsidR="00000000" w:rsidDel="00000000" w:rsidP="00000000" w:rsidRDefault="00000000" w:rsidRPr="00000000" w14:paraId="000000F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This skill develops over time and can feel unfamiliar at first, that’s normal. What matters isn’t perfection but practice. When you shift from telling to asking, you create space for alignment to happen. </w:t>
      </w:r>
    </w:p>
    <w:p w:rsidR="00000000" w:rsidDel="00000000" w:rsidP="00000000" w:rsidRDefault="00000000" w:rsidRPr="00000000" w14:paraId="000000F7">
      <w:pPr>
        <w:shd w:fill="ffffff" w:val="clear"/>
        <w:spacing w:after="180" w:lineRule="auto"/>
        <w:rPr>
          <w:color w:val="ff0000"/>
        </w:rPr>
      </w:pPr>
      <w:r w:rsidDel="00000000" w:rsidR="00000000" w:rsidRPr="00000000">
        <w:rPr>
          <w:color w:val="ff0000"/>
          <w:rtl w:val="0"/>
        </w:rPr>
        <w:t xml:space="preserve">_____</w:t>
      </w:r>
      <w:r w:rsidDel="00000000" w:rsidR="00000000" w:rsidRPr="00000000">
        <w:rPr>
          <w:rtl w:val="0"/>
        </w:rPr>
      </w:r>
    </w:p>
    <w:p w:rsidR="00000000" w:rsidDel="00000000" w:rsidP="00000000" w:rsidRDefault="00000000" w:rsidRPr="00000000" w14:paraId="000000F8">
      <w:pPr>
        <w:shd w:fill="ffffff" w:val="clear"/>
        <w:spacing w:after="180" w:lineRule="auto"/>
        <w:rPr>
          <w:i w:val="1"/>
          <w:iCs w:val="1"/>
          <w:color w:val="ff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ff0000"/>
        </w:rPr>
      </w:pPr>
      <w:r w:rsidDel="00000000" w:rsidR="00000000" w:rsidRPr="00000000">
        <w:rPr>
          <w:rtl w:val="0"/>
        </w:rPr>
        <w:t xml:space="preserve">Tone Contrast Example: </w:t>
      </w:r>
      <w:r w:rsidDel="00000000" w:rsidR="00000000" w:rsidRPr="00000000">
        <w:rPr>
          <w:color w:val="ff0000"/>
          <w:rtl w:val="0"/>
        </w:rPr>
        <w:t xml:space="preserve">(instead of this add the blocks below)*</w:t>
      </w:r>
    </w:p>
    <w:p w:rsidR="00000000" w:rsidDel="00000000" w:rsidP="00000000" w:rsidRDefault="00000000" w:rsidRPr="00000000" w14:paraId="000000FA">
      <w:pPr>
        <w:pBdr>
          <w:top w:space="0" w:sz="0" w:val="nil"/>
          <w:left w:space="0" w:sz="0" w:val="nil"/>
          <w:bottom w:space="0" w:sz="0" w:val="nil"/>
          <w:right w:space="0" w:sz="0" w:val="nil"/>
          <w:between w:space="0" w:sz="0" w:val="nil"/>
        </w:pBdr>
        <w:rPr/>
      </w:pPr>
      <w:r w:rsidDel="00000000" w:rsidR="00000000" w:rsidRPr="00000000">
        <w:rPr>
          <w:rtl w:val="0"/>
        </w:rPr>
        <w:t xml:space="preserve">Effective: “How does this impact your team’s bandwidth this quarter?” This phrasing invites input and shows respect for the other team’s priorities. It demonstrates core SEL skills, specifically, empathy and social awareness, by acknowledging the other person’s role and potential constraints.</w:t>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sidDel="00000000" w:rsidR="00000000" w:rsidRPr="00000000">
        <w:rPr>
          <w:rtl w:val="0"/>
        </w:rPr>
        <w:t xml:space="preserve">Less effective: “Ops needs to handle this, right?” This assumes responsibility without discussion, which can cause defensiveness or resistance. It misses an opportunity to co-create clarity and trust.</w:t>
      </w:r>
    </w:p>
    <w:p w:rsidR="00000000" w:rsidDel="00000000" w:rsidP="00000000" w:rsidRDefault="00000000" w:rsidRPr="00000000" w14:paraId="000000FC">
      <w:pPr>
        <w:pBdr>
          <w:top w:space="0" w:sz="0" w:val="nil"/>
          <w:left w:space="0" w:sz="0" w:val="nil"/>
          <w:bottom w:space="0" w:sz="0" w:val="nil"/>
          <w:right w:space="0" w:sz="0" w:val="nil"/>
          <w:between w:space="0" w:sz="0" w:val="nil"/>
        </w:pBdr>
        <w:rPr/>
      </w:pPr>
      <w:r w:rsidDel="00000000" w:rsidR="00000000" w:rsidRPr="00000000">
        <w:rPr>
          <w:rtl w:val="0"/>
        </w:rPr>
        <w:t xml:space="preserve">Tone and word choice shape collaboration outcomes. Choosing language that models curiosity, not control, supports inclusive dialogue and helps build psychological safety.</w:t>
      </w:r>
    </w:p>
    <w:p w:rsidR="00000000" w:rsidDel="00000000" w:rsidP="00000000" w:rsidRDefault="00000000" w:rsidRPr="00000000" w14:paraId="000000FD">
      <w:pPr>
        <w:spacing w:after="240" w:before="240" w:lineRule="auto"/>
        <w:rPr/>
      </w:pPr>
      <w:r w:rsidDel="00000000" w:rsidR="00000000" w:rsidRPr="00000000">
        <w:rPr>
          <w:rtl w:val="0"/>
        </w:rPr>
        <w:t xml:space="preserve">Note; This is a skill that builds over time through practice, tone refinement, and trust-building. It’s okay if this feels clunky or unfamiliar. Many of us aren’t used to explicitly inviting cross-functional input. What matters is that you’re trying, progress comes from practice, not perfection</w:t>
      </w:r>
    </w:p>
    <w:p w:rsidR="00000000" w:rsidDel="00000000" w:rsidP="00000000" w:rsidRDefault="00000000" w:rsidRPr="00000000" w14:paraId="000000FE">
      <w:pPr>
        <w:shd w:fill="ffffff" w:val="clear"/>
        <w:spacing w:after="180" w:lineRule="auto"/>
        <w:rPr>
          <w:color w:val="ff0000"/>
        </w:rPr>
      </w:pPr>
      <w:r w:rsidDel="00000000" w:rsidR="00000000" w:rsidRPr="00000000">
        <w:rPr>
          <w:b w:val="1"/>
          <w:bCs w:val="1"/>
          <w:color w:val="ff0000"/>
          <w:rtl w:val="0"/>
        </w:rPr>
        <w:t xml:space="preserve">*( Insert Heading block) </w:t>
      </w:r>
      <w:r w:rsidDel="00000000" w:rsidR="00000000" w:rsidRPr="00000000">
        <w:rPr>
          <w:color w:val="ff0000"/>
          <w:rtl w:val="0"/>
        </w:rPr>
        <w:t xml:space="preserve">‘Why tone matters’</w:t>
      </w:r>
    </w:p>
    <w:p w:rsidR="00000000" w:rsidDel="00000000" w:rsidP="00000000" w:rsidRDefault="00000000" w:rsidRPr="00000000" w14:paraId="000000FF">
      <w:pPr>
        <w:shd w:fill="ffffff" w:val="clear"/>
        <w:spacing w:after="180" w:lineRule="auto"/>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100">
      <w:pPr>
        <w:shd w:fill="ffffff" w:val="clear"/>
        <w:spacing w:after="180" w:lineRule="auto"/>
        <w:rPr>
          <w:color w:val="ff0000"/>
        </w:rPr>
      </w:pPr>
      <w:r w:rsidDel="00000000" w:rsidR="00000000" w:rsidRPr="00000000">
        <w:rPr>
          <w:color w:val="ff0000"/>
          <w:rtl w:val="0"/>
        </w:rPr>
        <w:t xml:space="preserve">Text block:  Tone and word choice shape collaboration outcomes.</w:t>
      </w:r>
    </w:p>
    <w:p w:rsidR="00000000" w:rsidDel="00000000" w:rsidP="00000000" w:rsidRDefault="00000000" w:rsidRPr="00000000" w14:paraId="00000101">
      <w:pPr>
        <w:shd w:fill="ffffff" w:val="clear"/>
        <w:spacing w:after="0" w:lineRule="auto"/>
        <w:rPr>
          <w:color w:val="ff0000"/>
        </w:rPr>
      </w:pPr>
      <w:r w:rsidDel="00000000" w:rsidR="00000000" w:rsidRPr="00000000">
        <w:rPr>
          <w:color w:val="ff0000"/>
          <w:rtl w:val="0"/>
        </w:rPr>
        <w:t xml:space="preserve">                    </w:t>
        <w:tab/>
        <w:t xml:space="preserve">Language that models curiosity - not control -</w:t>
      </w:r>
    </w:p>
    <w:p w:rsidR="00000000" w:rsidDel="00000000" w:rsidP="00000000" w:rsidRDefault="00000000" w:rsidRPr="00000000" w14:paraId="00000102">
      <w:pPr>
        <w:shd w:fill="ffffff" w:val="clear"/>
        <w:spacing w:after="0" w:lineRule="auto"/>
        <w:rPr>
          <w:color w:val="ff0000"/>
        </w:rPr>
      </w:pPr>
      <w:r w:rsidDel="00000000" w:rsidR="00000000" w:rsidRPr="00000000">
        <w:rPr>
          <w:color w:val="ff0000"/>
          <w:rtl w:val="0"/>
        </w:rPr>
        <w:t xml:space="preserve">                    </w:t>
        <w:tab/>
        <w:t xml:space="preserve">Builds trust and psychological safety.</w:t>
      </w:r>
    </w:p>
    <w:p w:rsidR="00000000" w:rsidDel="00000000" w:rsidP="00000000" w:rsidRDefault="00000000" w:rsidRPr="00000000" w14:paraId="00000103">
      <w:pPr>
        <w:shd w:fill="ffffff" w:val="clear"/>
        <w:spacing w:after="0" w:lineRule="auto"/>
        <w:rPr>
          <w:color w:val="ff0000"/>
        </w:rPr>
      </w:pPr>
      <w:r w:rsidDel="00000000" w:rsidR="00000000" w:rsidRPr="00000000">
        <w:rPr>
          <w:color w:val="ff0000"/>
          <w:rtl w:val="0"/>
        </w:rPr>
        <w:t xml:space="preserve"> </w:t>
      </w:r>
    </w:p>
    <w:p w:rsidR="00000000" w:rsidDel="00000000" w:rsidP="00000000" w:rsidRDefault="00000000" w:rsidRPr="00000000" w14:paraId="00000104">
      <w:pPr>
        <w:shd w:fill="ffffff" w:val="clear"/>
        <w:spacing w:after="0" w:lineRule="auto"/>
        <w:rPr>
          <w:color w:val="ff0000"/>
        </w:rPr>
      </w:pPr>
      <w:r w:rsidDel="00000000" w:rsidR="00000000" w:rsidRPr="00000000">
        <w:rPr>
          <w:color w:val="ff0000"/>
          <w:rtl w:val="0"/>
        </w:rPr>
        <w:t xml:space="preserve">                     </w:t>
        <w:tab/>
        <w:t xml:space="preserve">This skill develops over time. It may feel unfamiliar at first.</w:t>
      </w:r>
    </w:p>
    <w:p w:rsidR="00000000" w:rsidDel="00000000" w:rsidP="00000000" w:rsidRDefault="00000000" w:rsidRPr="00000000" w14:paraId="00000105">
      <w:pPr>
        <w:shd w:fill="ffffff" w:val="clear"/>
        <w:spacing w:after="0" w:lineRule="auto"/>
        <w:rPr>
          <w:color w:val="ff0000"/>
        </w:rPr>
      </w:pPr>
      <w:r w:rsidDel="00000000" w:rsidR="00000000" w:rsidRPr="00000000">
        <w:rPr>
          <w:color w:val="ff0000"/>
          <w:rtl w:val="0"/>
        </w:rPr>
        <w:t xml:space="preserve">                     </w:t>
        <w:tab/>
        <w:t xml:space="preserve">That’s normal.</w:t>
      </w:r>
    </w:p>
    <w:p w:rsidR="00000000" w:rsidDel="00000000" w:rsidP="00000000" w:rsidRDefault="00000000" w:rsidRPr="00000000" w14:paraId="00000106">
      <w:pPr>
        <w:shd w:fill="ffffff" w:val="clear"/>
        <w:spacing w:after="180" w:lineRule="auto"/>
        <w:rPr>
          <w:color w:val="ff0000"/>
        </w:rPr>
      </w:pPr>
      <w:r w:rsidDel="00000000" w:rsidR="00000000" w:rsidRPr="00000000">
        <w:rPr>
          <w:color w:val="ff0000"/>
          <w:rtl w:val="0"/>
        </w:rPr>
        <w:t xml:space="preserve">                     </w:t>
        <w:tab/>
        <w:t xml:space="preserve">What matters is practice, not perfection.</w:t>
      </w:r>
    </w:p>
    <w:p w:rsidR="00000000" w:rsidDel="00000000" w:rsidP="00000000" w:rsidRDefault="00000000" w:rsidRPr="00000000" w14:paraId="00000107">
      <w:pPr>
        <w:shd w:fill="ffffff" w:val="clear"/>
        <w:spacing w:after="180" w:lineRule="auto"/>
        <w:rPr>
          <w:color w:val="ff0000"/>
        </w:rPr>
      </w:pPr>
      <w:r w:rsidDel="00000000" w:rsidR="00000000" w:rsidRPr="00000000">
        <w:rPr>
          <w:rtl w:val="0"/>
        </w:rPr>
      </w:r>
    </w:p>
    <w:p w:rsidR="00000000" w:rsidDel="00000000" w:rsidP="00000000" w:rsidRDefault="00000000" w:rsidRPr="00000000" w14:paraId="00000108">
      <w:pPr>
        <w:shd w:fill="ffffff" w:val="clear"/>
        <w:spacing w:line="360" w:lineRule="auto"/>
        <w:ind w:left="1080" w:hanging="360"/>
        <w:rPr>
          <w:b w:val="1"/>
          <w:bCs w:val="1"/>
          <w:color w:val="ff0000"/>
        </w:rPr>
      </w:pPr>
      <w:r w:rsidDel="00000000" w:rsidR="00000000" w:rsidRPr="00000000">
        <w:rPr>
          <w:color w:val="ff0000"/>
          <w:rtl w:val="0"/>
        </w:rPr>
        <w:t xml:space="preserve">*</w:t>
      </w:r>
      <w:r w:rsidDel="00000000" w:rsidR="00000000" w:rsidRPr="00000000">
        <w:rPr>
          <w:b w:val="1"/>
          <w:bCs w:val="1"/>
          <w:color w:val="ff0000"/>
          <w:rtl w:val="0"/>
        </w:rPr>
        <w:t xml:space="preserve">(insert Heading block)</w:t>
      </w:r>
    </w:p>
    <w:p w:rsidR="00000000" w:rsidDel="00000000" w:rsidP="00000000" w:rsidRDefault="00000000" w:rsidRPr="00000000" w14:paraId="00000109">
      <w:pPr>
        <w:shd w:fill="ffffff" w:val="clear"/>
        <w:spacing w:line="360" w:lineRule="auto"/>
        <w:ind w:left="1440" w:firstLine="0"/>
        <w:rPr>
          <w:color w:val="ff0000"/>
        </w:rPr>
      </w:pPr>
      <w:r w:rsidDel="00000000" w:rsidR="00000000" w:rsidRPr="00000000">
        <w:rPr>
          <w:color w:val="ff0000"/>
          <w:rtl w:val="0"/>
        </w:rPr>
        <w:t xml:space="preserve">Tone Contrast: Same Situation. Different impact</w:t>
      </w:r>
    </w:p>
    <w:p w:rsidR="00000000" w:rsidDel="00000000" w:rsidP="00000000" w:rsidRDefault="00000000" w:rsidRPr="00000000" w14:paraId="0000010A">
      <w:pPr>
        <w:shd w:fill="ffffff" w:val="clear"/>
        <w:spacing w:line="360" w:lineRule="auto"/>
        <w:ind w:left="1440" w:firstLine="0"/>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10B">
      <w:pPr>
        <w:shd w:fill="ffffff" w:val="clear"/>
        <w:spacing w:after="0" w:lineRule="auto"/>
        <w:ind w:left="1440" w:firstLine="0"/>
        <w:rPr>
          <w:color w:val="ff0000"/>
        </w:rPr>
      </w:pPr>
      <w:r w:rsidDel="00000000" w:rsidR="00000000" w:rsidRPr="00000000">
        <w:rPr>
          <w:color w:val="ff0000"/>
          <w:rtl w:val="0"/>
        </w:rPr>
        <w:t xml:space="preserve">The words may look similar.</w:t>
      </w:r>
    </w:p>
    <w:p w:rsidR="00000000" w:rsidDel="00000000" w:rsidP="00000000" w:rsidRDefault="00000000" w:rsidRPr="00000000" w14:paraId="0000010C">
      <w:pPr>
        <w:shd w:fill="ffffff" w:val="clear"/>
        <w:spacing w:after="0" w:lineRule="auto"/>
        <w:ind w:left="1440" w:firstLine="0"/>
        <w:rPr>
          <w:color w:val="ff0000"/>
        </w:rPr>
      </w:pPr>
      <w:r w:rsidDel="00000000" w:rsidR="00000000" w:rsidRPr="00000000">
        <w:rPr>
          <w:color w:val="ff0000"/>
          <w:rtl w:val="0"/>
        </w:rPr>
        <w:t xml:space="preserve">But tone changes how they land.</w:t>
      </w:r>
    </w:p>
    <w:p w:rsidR="00000000" w:rsidDel="00000000" w:rsidP="00000000" w:rsidRDefault="00000000" w:rsidRPr="00000000" w14:paraId="0000010D">
      <w:pPr>
        <w:shd w:fill="ffffff" w:val="clear"/>
        <w:spacing w:after="0"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10E">
      <w:pPr>
        <w:shd w:fill="ffffff" w:val="clear"/>
        <w:spacing w:line="360" w:lineRule="auto"/>
        <w:ind w:left="1440" w:firstLine="0"/>
        <w:rPr>
          <w:color w:val="ff0000"/>
        </w:rPr>
      </w:pPr>
      <w:r w:rsidDel="00000000" w:rsidR="00000000" w:rsidRPr="00000000">
        <w:rPr>
          <w:color w:val="ff0000"/>
          <w:rtl w:val="0"/>
        </w:rPr>
        <w:t xml:space="preserve">Click on each statement to see the impact.</w:t>
      </w:r>
    </w:p>
    <w:p w:rsidR="00000000" w:rsidDel="00000000" w:rsidP="00000000" w:rsidRDefault="00000000" w:rsidRPr="00000000" w14:paraId="0000010F">
      <w:pPr>
        <w:shd w:fill="ffffff" w:val="clear"/>
        <w:spacing w:line="360"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110">
      <w:pPr>
        <w:shd w:fill="ffffff" w:val="clear"/>
        <w:spacing w:line="360" w:lineRule="auto"/>
        <w:ind w:left="1080" w:hanging="360"/>
        <w:rPr>
          <w:b w:val="1"/>
          <w:bCs w:val="1"/>
          <w:color w:val="ff0000"/>
        </w:rPr>
      </w:pPr>
      <w:r w:rsidDel="00000000" w:rsidR="00000000" w:rsidRPr="00000000">
        <w:rPr>
          <w:color w:val="ff0000"/>
          <w:rtl w:val="0"/>
        </w:rPr>
        <w:t xml:space="preserve">*</w:t>
      </w:r>
      <w:r w:rsidDel="00000000" w:rsidR="00000000" w:rsidRPr="00000000">
        <w:rPr>
          <w:b w:val="1"/>
          <w:bCs w:val="1"/>
          <w:color w:val="ff0000"/>
          <w:rtl w:val="0"/>
        </w:rPr>
        <w:t xml:space="preserve">(insert Flip cards)</w:t>
      </w:r>
    </w:p>
    <w:p w:rsidR="00000000" w:rsidDel="00000000" w:rsidP="00000000" w:rsidRDefault="00000000" w:rsidRPr="00000000" w14:paraId="00000111">
      <w:pPr>
        <w:shd w:fill="ffffff" w:val="clear"/>
        <w:spacing w:line="360" w:lineRule="auto"/>
        <w:ind w:left="1440" w:firstLine="0"/>
        <w:rPr>
          <w:b w:val="1"/>
          <w:bCs w:val="1"/>
          <w:color w:val="ff0000"/>
        </w:rPr>
      </w:pPr>
      <w:r w:rsidDel="00000000" w:rsidR="00000000" w:rsidRPr="00000000">
        <w:rPr>
          <w:b w:val="1"/>
          <w:bCs w:val="1"/>
          <w:color w:val="ff0000"/>
          <w:rtl w:val="0"/>
        </w:rPr>
        <w:t xml:space="preserve">Card 1</w:t>
      </w:r>
    </w:p>
    <w:p w:rsidR="00000000" w:rsidDel="00000000" w:rsidP="00000000" w:rsidRDefault="00000000" w:rsidRPr="00000000" w14:paraId="00000112">
      <w:pPr>
        <w:shd w:fill="ffffff" w:val="clear"/>
        <w:spacing w:line="360" w:lineRule="auto"/>
        <w:ind w:left="1440" w:firstLine="0"/>
        <w:rPr>
          <w:i w:val="1"/>
          <w:iCs w:val="1"/>
          <w:color w:val="ff0000"/>
        </w:rPr>
      </w:pPr>
      <w:r w:rsidDel="00000000" w:rsidR="00000000" w:rsidRPr="00000000">
        <w:rPr>
          <w:color w:val="ff0000"/>
          <w:rtl w:val="0"/>
        </w:rPr>
        <w:t xml:space="preserve">Front: </w:t>
      </w:r>
      <w:r w:rsidDel="00000000" w:rsidR="00000000" w:rsidRPr="00000000">
        <w:rPr>
          <w:i w:val="1"/>
          <w:iCs w:val="1"/>
          <w:color w:val="ff0000"/>
          <w:rtl w:val="0"/>
        </w:rPr>
        <w:t xml:space="preserve">“Ops needs to handle this, right?”</w:t>
      </w:r>
    </w:p>
    <w:p w:rsidR="00000000" w:rsidDel="00000000" w:rsidP="00000000" w:rsidRDefault="00000000" w:rsidRPr="00000000" w14:paraId="00000113">
      <w:pPr>
        <w:shd w:fill="ffffff" w:val="clear"/>
        <w:spacing w:line="360" w:lineRule="auto"/>
        <w:ind w:left="1440" w:firstLine="0"/>
        <w:rPr>
          <w:color w:val="ff0000"/>
        </w:rPr>
      </w:pPr>
      <w:r w:rsidDel="00000000" w:rsidR="00000000" w:rsidRPr="00000000">
        <w:rPr>
          <w:color w:val="ff0000"/>
          <w:rtl w:val="0"/>
        </w:rPr>
        <w:t xml:space="preserve">Back: Less Effective</w:t>
      </w:r>
    </w:p>
    <w:p w:rsidR="00000000" w:rsidDel="00000000" w:rsidP="00000000" w:rsidRDefault="00000000" w:rsidRPr="00000000" w14:paraId="00000114">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Assumes responsibility without discussion.</w:t>
      </w:r>
    </w:p>
    <w:p w:rsidR="00000000" w:rsidDel="00000000" w:rsidP="00000000" w:rsidRDefault="00000000" w:rsidRPr="00000000" w14:paraId="00000115">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May trigger defensiveness.</w:t>
      </w:r>
    </w:p>
    <w:p w:rsidR="00000000" w:rsidDel="00000000" w:rsidP="00000000" w:rsidRDefault="00000000" w:rsidRPr="00000000" w14:paraId="00000116">
      <w:pPr>
        <w:shd w:fill="ffffff" w:val="clear"/>
        <w:spacing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Limits collaboration.</w:t>
      </w:r>
    </w:p>
    <w:p w:rsidR="00000000" w:rsidDel="00000000" w:rsidP="00000000" w:rsidRDefault="00000000" w:rsidRPr="00000000" w14:paraId="00000117">
      <w:pPr>
        <w:shd w:fill="ffffff" w:val="clear"/>
        <w:spacing w:line="360" w:lineRule="auto"/>
        <w:rPr>
          <w:color w:val="ff0000"/>
        </w:rPr>
      </w:pPr>
      <w:r w:rsidDel="00000000" w:rsidR="00000000" w:rsidRPr="00000000">
        <w:rPr>
          <w:color w:val="ff0000"/>
          <w:rtl w:val="0"/>
        </w:rPr>
        <w:t xml:space="preserve"> </w:t>
      </w:r>
    </w:p>
    <w:p w:rsidR="00000000" w:rsidDel="00000000" w:rsidP="00000000" w:rsidRDefault="00000000" w:rsidRPr="00000000" w14:paraId="00000118">
      <w:pPr>
        <w:shd w:fill="ffffff" w:val="clear"/>
        <w:spacing w:line="360" w:lineRule="auto"/>
        <w:ind w:left="1440" w:firstLine="0"/>
        <w:rPr>
          <w:b w:val="1"/>
          <w:bCs w:val="1"/>
          <w:color w:val="ff0000"/>
        </w:rPr>
      </w:pPr>
      <w:r w:rsidDel="00000000" w:rsidR="00000000" w:rsidRPr="00000000">
        <w:rPr>
          <w:b w:val="1"/>
          <w:bCs w:val="1"/>
          <w:color w:val="ff0000"/>
          <w:rtl w:val="0"/>
        </w:rPr>
        <w:t xml:space="preserve">Card 2</w:t>
      </w:r>
    </w:p>
    <w:p w:rsidR="00000000" w:rsidDel="00000000" w:rsidP="00000000" w:rsidRDefault="00000000" w:rsidRPr="00000000" w14:paraId="00000119">
      <w:pPr>
        <w:shd w:fill="ffffff" w:val="clear"/>
        <w:spacing w:line="360" w:lineRule="auto"/>
        <w:ind w:left="1440" w:firstLine="0"/>
        <w:rPr>
          <w:i w:val="1"/>
          <w:iCs w:val="1"/>
          <w:color w:val="ff0000"/>
        </w:rPr>
      </w:pPr>
      <w:r w:rsidDel="00000000" w:rsidR="00000000" w:rsidRPr="00000000">
        <w:rPr>
          <w:color w:val="ff0000"/>
          <w:rtl w:val="0"/>
        </w:rPr>
        <w:t xml:space="preserve">Front: </w:t>
      </w:r>
      <w:r w:rsidDel="00000000" w:rsidR="00000000" w:rsidRPr="00000000">
        <w:rPr>
          <w:i w:val="1"/>
          <w:iCs w:val="1"/>
          <w:color w:val="ff0000"/>
          <w:rtl w:val="0"/>
        </w:rPr>
        <w:t xml:space="preserve">“How does this impact your team’s bandwidth this quarter?”</w:t>
      </w:r>
    </w:p>
    <w:p w:rsidR="00000000" w:rsidDel="00000000" w:rsidP="00000000" w:rsidRDefault="00000000" w:rsidRPr="00000000" w14:paraId="0000011A">
      <w:pPr>
        <w:shd w:fill="ffffff" w:val="clear"/>
        <w:spacing w:line="360" w:lineRule="auto"/>
        <w:ind w:left="1440" w:firstLine="0"/>
        <w:rPr>
          <w:color w:val="ff0000"/>
        </w:rPr>
      </w:pPr>
      <w:r w:rsidDel="00000000" w:rsidR="00000000" w:rsidRPr="00000000">
        <w:rPr>
          <w:color w:val="ff0000"/>
          <w:rtl w:val="0"/>
        </w:rPr>
        <w:t xml:space="preserve">Back: More Effective</w:t>
      </w:r>
    </w:p>
    <w:p w:rsidR="00000000" w:rsidDel="00000000" w:rsidP="00000000" w:rsidRDefault="00000000" w:rsidRPr="00000000" w14:paraId="0000011B">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Invites input</w:t>
      </w:r>
    </w:p>
    <w:p w:rsidR="00000000" w:rsidDel="00000000" w:rsidP="00000000" w:rsidRDefault="00000000" w:rsidRPr="00000000" w14:paraId="0000011C">
      <w:pPr>
        <w:shd w:fill="ffffff" w:val="clear"/>
        <w:spacing w:after="0"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Signals respect</w:t>
      </w:r>
    </w:p>
    <w:p w:rsidR="00000000" w:rsidDel="00000000" w:rsidP="00000000" w:rsidRDefault="00000000" w:rsidRPr="00000000" w14:paraId="0000011D">
      <w:pPr>
        <w:shd w:fill="ffffff" w:val="clear"/>
        <w:spacing w:line="360" w:lineRule="auto"/>
        <w:ind w:left="252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Surfaces constraints early</w:t>
      </w:r>
    </w:p>
    <w:p w:rsidR="00000000" w:rsidDel="00000000" w:rsidP="00000000" w:rsidRDefault="00000000" w:rsidRPr="00000000" w14:paraId="0000011E">
      <w:pPr>
        <w:shd w:fill="ffffff" w:val="clear"/>
        <w:spacing w:line="360" w:lineRule="auto"/>
        <w:rPr>
          <w:color w:val="ff0000"/>
        </w:rPr>
      </w:pPr>
      <w:r w:rsidDel="00000000" w:rsidR="00000000" w:rsidRPr="00000000">
        <w:rPr>
          <w:color w:val="ff0000"/>
          <w:rtl w:val="0"/>
        </w:rPr>
        <w:t xml:space="preserve"> </w:t>
      </w:r>
    </w:p>
    <w:p w:rsidR="00000000" w:rsidDel="00000000" w:rsidP="00000000" w:rsidRDefault="00000000" w:rsidRPr="00000000" w14:paraId="0000011F">
      <w:pPr>
        <w:shd w:fill="ffffff" w:val="clear"/>
        <w:spacing w:after="180" w:lineRule="auto"/>
        <w:rPr>
          <w:color w:val="ff0000"/>
        </w:rPr>
      </w:pPr>
      <w:r w:rsidDel="00000000" w:rsidR="00000000" w:rsidRPr="00000000">
        <w:rPr>
          <w:rtl w:val="0"/>
        </w:rPr>
      </w:r>
    </w:p>
    <w:p w:rsidR="00000000" w:rsidDel="00000000" w:rsidP="00000000" w:rsidRDefault="00000000" w:rsidRPr="00000000" w14:paraId="00000120">
      <w:pPr>
        <w:spacing w:after="240" w:before="240" w:lineRule="auto"/>
        <w:rPr>
          <w:color w:val="ff0000"/>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rPr>
          <w:color w:val="ff0000"/>
        </w:rPr>
      </w:pPr>
      <w:r w:rsidDel="00000000" w:rsidR="00000000" w:rsidRPr="00000000">
        <w:rPr>
          <w:color w:val="ff0000"/>
          <w:rtl w:val="0"/>
        </w:rPr>
        <w:t xml:space="preserve">(</w:t>
      </w:r>
      <w:r w:rsidDel="00000000" w:rsidR="00000000" w:rsidRPr="00000000">
        <w:rPr>
          <w:rtl w:val="0"/>
        </w:rPr>
        <w:t xml:space="preserve">Guided Practice Task: Think of a current or recent cross-functional project you were involved in. Choose one of the phrases above and</w:t>
      </w:r>
      <w:r w:rsidDel="00000000" w:rsidR="00000000" w:rsidRPr="00000000">
        <w:rPr>
          <w:color w:val="ff0000"/>
          <w:rtl w:val="0"/>
        </w:rPr>
        <w:t xml:space="preserve">:) Instead of this add the following *</w:t>
      </w:r>
    </w:p>
    <w:p w:rsidR="00000000" w:rsidDel="00000000" w:rsidP="00000000" w:rsidRDefault="00000000" w:rsidRPr="00000000" w14:paraId="00000123">
      <w:pPr>
        <w:shd w:fill="ffffff" w:val="clear"/>
        <w:spacing w:line="360" w:lineRule="auto"/>
        <w:rPr>
          <w:b w:val="1"/>
          <w:bCs w:val="1"/>
          <w:color w:val="ff0000"/>
        </w:rPr>
      </w:pPr>
      <w:r w:rsidDel="00000000" w:rsidR="00000000" w:rsidRPr="00000000">
        <w:rPr>
          <w:b w:val="1"/>
          <w:bCs w:val="1"/>
          <w:color w:val="ff0000"/>
          <w:rtl w:val="0"/>
        </w:rPr>
        <w:t xml:space="preserve">*(Insert text block)</w:t>
      </w:r>
    </w:p>
    <w:p w:rsidR="00000000" w:rsidDel="00000000" w:rsidP="00000000" w:rsidRDefault="00000000" w:rsidRPr="00000000" w14:paraId="00000124">
      <w:pPr>
        <w:shd w:fill="ffffff" w:val="clear"/>
        <w:spacing w:line="360" w:lineRule="auto"/>
        <w:rPr>
          <w:color w:val="ff0000"/>
        </w:rPr>
      </w:pPr>
      <w:r w:rsidDel="00000000" w:rsidR="00000000" w:rsidRPr="00000000">
        <w:rPr>
          <w:color w:val="ff0000"/>
          <w:rtl w:val="0"/>
        </w:rPr>
        <w:t xml:space="preserve">Return to the cross functional moment you identified in the spark activity.</w:t>
      </w:r>
    </w:p>
    <w:p w:rsidR="00000000" w:rsidDel="00000000" w:rsidP="00000000" w:rsidRDefault="00000000" w:rsidRPr="00000000" w14:paraId="00000125">
      <w:pPr>
        <w:shd w:fill="ffffff" w:val="clear"/>
        <w:spacing w:line="360" w:lineRule="auto"/>
        <w:rPr>
          <w:color w:val="ff0000"/>
        </w:rPr>
      </w:pPr>
      <w:r w:rsidDel="00000000" w:rsidR="00000000" w:rsidRPr="00000000">
        <w:rPr>
          <w:color w:val="ff0000"/>
          <w:rtl w:val="0"/>
        </w:rPr>
        <w:t xml:space="preserve">Choose one of the bridging phrases from this lesson.</w:t>
      </w:r>
    </w:p>
    <w:p w:rsidR="00000000" w:rsidDel="00000000" w:rsidP="00000000" w:rsidRDefault="00000000" w:rsidRPr="00000000" w14:paraId="00000126">
      <w:pPr>
        <w:numPr>
          <w:ilvl w:val="0"/>
          <w:numId w:val="10"/>
        </w:numPr>
        <w:spacing w:after="0" w:before="240" w:lineRule="auto"/>
        <w:ind w:left="720" w:hanging="360"/>
        <w:rPr/>
      </w:pPr>
      <w:r w:rsidDel="00000000" w:rsidR="00000000" w:rsidRPr="00000000">
        <w:rPr>
          <w:rtl w:val="0"/>
        </w:rPr>
        <w:t xml:space="preserve">Say it aloud as if you're in that meeting.</w:t>
      </w:r>
    </w:p>
    <w:p w:rsidR="00000000" w:rsidDel="00000000" w:rsidP="00000000" w:rsidRDefault="00000000" w:rsidRPr="00000000" w14:paraId="00000127">
      <w:pPr>
        <w:numPr>
          <w:ilvl w:val="0"/>
          <w:numId w:val="10"/>
        </w:numPr>
        <w:spacing w:after="0" w:lineRule="auto"/>
        <w:ind w:left="720" w:hanging="360"/>
        <w:rPr/>
      </w:pPr>
      <w:r w:rsidDel="00000000" w:rsidR="00000000" w:rsidRPr="00000000">
        <w:rPr>
          <w:rtl w:val="0"/>
        </w:rPr>
        <w:t xml:space="preserve">Imagine the other person's response.</w:t>
      </w:r>
    </w:p>
    <w:p w:rsidR="00000000" w:rsidDel="00000000" w:rsidP="00000000" w:rsidRDefault="00000000" w:rsidRPr="00000000" w14:paraId="00000128">
      <w:pPr>
        <w:numPr>
          <w:ilvl w:val="0"/>
          <w:numId w:val="10"/>
        </w:numPr>
        <w:spacing w:after="240" w:lineRule="auto"/>
        <w:ind w:left="720" w:hanging="360"/>
        <w:rPr/>
      </w:pPr>
      <w:r w:rsidDel="00000000" w:rsidR="00000000" w:rsidRPr="00000000">
        <w:rPr>
          <w:rtl w:val="0"/>
        </w:rPr>
        <w:t xml:space="preserve">Repeat with a different phrase or tone.</w:t>
      </w:r>
    </w:p>
    <w:p w:rsidR="00000000" w:rsidDel="00000000" w:rsidP="00000000" w:rsidRDefault="00000000" w:rsidRPr="00000000" w14:paraId="00000129">
      <w:pPr>
        <w:spacing w:after="240" w:lineRule="auto"/>
        <w:rPr/>
      </w:pPr>
      <w:r w:rsidDel="00000000" w:rsidR="00000000" w:rsidRPr="00000000">
        <w:rPr>
          <w:rtl w:val="0"/>
        </w:rPr>
        <w:t xml:space="preserve">Read the prompt aloud and rephrase it in a way that feels natural to your speaking style. You might say: “Does your team see it another way?” or “What’s your view on this from where you sit?” Matching your tone to your team culture keeps it sincere and authentic. The goal is to maintain intent while making it sound natural.</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Purpose of Task: To build fluency and confidence in using language that bridges functional gaps and invites new perspectives into the conversation.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The more you practice bridging language, the more natural it will become. Tone matters as much as word choice. Try in the context of different team cultures and reflect on what feels most collaborative.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color w:val="ff0000"/>
          <w:rtl w:val="0"/>
        </w:rPr>
        <w:t xml:space="preserve">*Synthesia video</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40" w:before="240" w:lineRule="auto"/>
        <w:rPr/>
      </w:pPr>
      <w:r w:rsidDel="00000000" w:rsidR="00000000" w:rsidRPr="00000000">
        <w:rPr>
          <w:color w:val="ff0000"/>
          <w:rtl w:val="0"/>
        </w:rPr>
        <w:t xml:space="preserve">(</w:t>
      </w:r>
      <w:r w:rsidDel="00000000" w:rsidR="00000000" w:rsidRPr="00000000">
        <w:rPr>
          <w:rtl w:val="0"/>
        </w:rPr>
        <w:t xml:space="preserve">Cultural pop up: For global teams, compare how collaboration works in your cultural context. Ask: </w:t>
      </w:r>
      <w:r w:rsidDel="00000000" w:rsidR="00000000" w:rsidRPr="00000000">
        <w:rPr>
          <w:i w:val="1"/>
          <w:iCs w:val="1"/>
          <w:rtl w:val="0"/>
        </w:rPr>
        <w:t xml:space="preserve">“What’s the norm in your culture, consult widely or decide fast? How does that affect how you bridge?”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Answer Key or Discussion Guide: There are no perfect responses. What matters is the intent to include and the tone of curiosity. Watch for overly formal or hesitant delivery, aim for natural, open engagement.</w:t>
      </w:r>
    </w:p>
    <w:p w:rsidR="00000000" w:rsidDel="00000000" w:rsidP="00000000" w:rsidRDefault="00000000" w:rsidRPr="00000000" w14:paraId="00000130">
      <w:pPr>
        <w:rPr/>
      </w:pPr>
      <w:r w:rsidDel="00000000" w:rsidR="00000000" w:rsidRPr="00000000">
        <w:rPr>
          <w:color w:val="ff0000"/>
          <w:rtl w:val="0"/>
        </w:rPr>
        <w:t xml:space="preserve">Keep going to explore the feedback you might receive as you practice bridging language) Synthesia video</w:t>
      </w:r>
      <w:r w:rsidDel="00000000" w:rsidR="00000000" w:rsidRPr="00000000">
        <w:rPr>
          <w:rtl w:val="0"/>
        </w:rPr>
      </w:r>
    </w:p>
    <w:p w:rsidR="00000000" w:rsidDel="00000000" w:rsidP="00000000" w:rsidRDefault="00000000" w:rsidRPr="00000000" w14:paraId="00000131">
      <w:pPr>
        <w:rPr>
          <w:color w:val="ff0000"/>
        </w:rPr>
      </w:pPr>
      <w:r w:rsidDel="00000000" w:rsidR="00000000" w:rsidRPr="00000000">
        <w:rPr>
          <w:rtl w:val="0"/>
        </w:rPr>
        <w:t xml:space="preserve">Feedback:  </w:t>
      </w:r>
      <w:r w:rsidDel="00000000" w:rsidR="00000000" w:rsidRPr="00000000">
        <w:rPr>
          <w:color w:val="ff0000"/>
          <w:rtl w:val="0"/>
        </w:rPr>
        <w:t xml:space="preserve">(List block)</w:t>
      </w:r>
    </w:p>
    <w:p w:rsidR="00000000" w:rsidDel="00000000" w:rsidP="00000000" w:rsidRDefault="00000000" w:rsidRPr="00000000" w14:paraId="00000132">
      <w:pPr>
        <w:numPr>
          <w:ilvl w:val="0"/>
          <w:numId w:val="13"/>
        </w:numPr>
        <w:spacing w:after="0" w:lineRule="auto"/>
        <w:ind w:left="720" w:hanging="360"/>
        <w:rPr/>
      </w:pPr>
      <w:r w:rsidDel="00000000" w:rsidR="00000000" w:rsidRPr="00000000">
        <w:rPr>
          <w:rtl w:val="0"/>
        </w:rPr>
        <w:t xml:space="preserve">"You brought the other person's role into focus nicely."</w:t>
      </w:r>
    </w:p>
    <w:p w:rsidR="00000000" w:rsidDel="00000000" w:rsidP="00000000" w:rsidRDefault="00000000" w:rsidRPr="00000000" w14:paraId="00000133">
      <w:pPr>
        <w:numPr>
          <w:ilvl w:val="0"/>
          <w:numId w:val="13"/>
        </w:numPr>
        <w:spacing w:after="0" w:lineRule="auto"/>
        <w:ind w:left="720" w:hanging="360"/>
        <w:rPr/>
      </w:pPr>
      <w:r w:rsidDel="00000000" w:rsidR="00000000" w:rsidRPr="00000000">
        <w:rPr>
          <w:rtl w:val="0"/>
        </w:rPr>
        <w:t xml:space="preserve">"Consider softening your tone or adjusting phrasing to fit your usual speaking style."</w:t>
      </w:r>
    </w:p>
    <w:p w:rsidR="00000000" w:rsidDel="00000000" w:rsidP="00000000" w:rsidRDefault="00000000" w:rsidRPr="00000000" w14:paraId="00000134">
      <w:pPr>
        <w:numPr>
          <w:ilvl w:val="0"/>
          <w:numId w:val="13"/>
        </w:numPr>
        <w:spacing w:after="240" w:lineRule="auto"/>
        <w:ind w:left="720" w:hanging="360"/>
        <w:rPr/>
      </w:pPr>
      <w:r w:rsidDel="00000000" w:rsidR="00000000" w:rsidRPr="00000000">
        <w:rPr>
          <w:rtl w:val="0"/>
        </w:rPr>
        <w:t xml:space="preserve">"That phrase sounded natural and inclusive, great job."</w:t>
      </w:r>
    </w:p>
    <w:p w:rsidR="00000000" w:rsidDel="00000000" w:rsidP="00000000" w:rsidRDefault="00000000" w:rsidRPr="00000000" w14:paraId="00000135">
      <w:pPr>
        <w:spacing w:after="0" w:line="276" w:lineRule="auto"/>
        <w:rPr>
          <w:rFonts w:ascii="Calibri" w:cs="Calibri" w:eastAsia="Calibri" w:hAnsi="Calibri"/>
        </w:rPr>
      </w:pPr>
      <w:r w:rsidDel="00000000" w:rsidR="00000000" w:rsidRPr="00000000">
        <w:rPr>
          <w:color w:val="ff00ff"/>
          <w:rtl w:val="0"/>
        </w:rPr>
        <w:t xml:space="preserve">Synthesia Video audio - when bridging meets resistance subsection: </w:t>
      </w:r>
      <w:r w:rsidDel="00000000" w:rsidR="00000000" w:rsidRPr="00000000">
        <w:rPr>
          <w:rtl w:val="0"/>
        </w:rPr>
      </w:r>
    </w:p>
    <w:p w:rsidR="00000000" w:rsidDel="00000000" w:rsidP="00000000" w:rsidRDefault="00000000" w:rsidRPr="00000000" w14:paraId="0000013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Bridging language is powerful but it doesn’t always land the first time. Sometimes people say no, stay silent or even deflect the invitation entirely. </w:t>
      </w:r>
    </w:p>
    <w:p w:rsidR="00000000" w:rsidDel="00000000" w:rsidP="00000000" w:rsidRDefault="00000000" w:rsidRPr="00000000" w14:paraId="0000013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That doesn’t mean the door is closed, it means you may need to adjust how you approach it. </w:t>
      </w:r>
    </w:p>
    <w:p w:rsidR="00000000" w:rsidDel="00000000" w:rsidP="00000000" w:rsidRDefault="00000000" w:rsidRPr="00000000" w14:paraId="0000013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Resistance isn’t rejection, it’s information. If someone says “that’s not our priority” or “we’ve already decided”, that may signal pressure, timing or competing demands, not unwillingness. </w:t>
      </w:r>
    </w:p>
    <w:p w:rsidR="00000000" w:rsidDel="00000000" w:rsidP="00000000" w:rsidRDefault="00000000" w:rsidRPr="00000000" w14:paraId="0000013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If someone stays silent, it may reflect hesitation or uncertainty, not agreement </w:t>
      </w:r>
    </w:p>
    <w:p w:rsidR="00000000" w:rsidDel="00000000" w:rsidP="00000000" w:rsidRDefault="00000000" w:rsidRPr="00000000" w14:paraId="0000013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goal isn’t to force alignment, it’s to keep the bridge open. </w:t>
      </w:r>
    </w:p>
    <w:p w:rsidR="00000000" w:rsidDel="00000000" w:rsidP="00000000" w:rsidRDefault="00000000" w:rsidRPr="00000000" w14:paraId="0000013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When bridging meets resistance, tone becomes even more important. You might acknowledge their constraints, ask permission to revisit later, or reframe your question as a quick sense check rather than a challenge. Curiosity lowers defensiveness and steady language builds credibility. </w:t>
      </w:r>
    </w:p>
    <w:p w:rsidR="00000000" w:rsidDel="00000000" w:rsidP="00000000" w:rsidRDefault="00000000" w:rsidRPr="00000000" w14:paraId="0000014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Bridging doesn’t begin with consensus, but curiosity. Adjust the tone, try again and stay steady. </w:t>
      </w:r>
    </w:p>
    <w:p w:rsidR="00000000" w:rsidDel="00000000" w:rsidP="00000000" w:rsidRDefault="00000000" w:rsidRPr="00000000" w14:paraId="0000014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 time, consistency builds trust. </w:t>
      </w:r>
    </w:p>
    <w:p w:rsidR="00000000" w:rsidDel="00000000" w:rsidP="00000000" w:rsidRDefault="00000000" w:rsidRPr="00000000" w14:paraId="00000144">
      <w:pPr>
        <w:spacing w:after="240" w:lineRule="auto"/>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5. Stretch (20 minutes)</w:t>
      </w:r>
    </w:p>
    <w:p w:rsidR="00000000" w:rsidDel="00000000" w:rsidP="00000000" w:rsidRDefault="00000000" w:rsidRPr="00000000" w14:paraId="00000146">
      <w:pPr>
        <w:spacing w:after="0" w:line="276" w:lineRule="auto"/>
        <w:rPr>
          <w:rFonts w:ascii="Calibri" w:cs="Calibri" w:eastAsia="Calibri" w:hAnsi="Calibri"/>
        </w:rPr>
      </w:pPr>
      <w:r w:rsidDel="00000000" w:rsidR="00000000" w:rsidRPr="00000000">
        <w:rPr>
          <w:color w:val="ff00ff"/>
          <w:rtl w:val="0"/>
        </w:rPr>
        <w:t xml:space="preserve">Synthesia Video audio: </w:t>
      </w:r>
      <w:r w:rsidDel="00000000" w:rsidR="00000000" w:rsidRPr="00000000">
        <w:rPr>
          <w:rFonts w:ascii="Calibri" w:cs="Calibri" w:eastAsia="Calibri" w:hAnsi="Calibri"/>
          <w:rtl w:val="0"/>
        </w:rPr>
        <w:t xml:space="preserve">Now, let's return to the misalignment moment you reflected on earlier. Think about that situation again, where did alignment slip, where might a bridging question have shifted the conversation? Choose one phrase from this lesson and imagine saying it in that meeting. Saying it out loud or to yourself, notice how the tone changes, how the dynamic might shift and how adjusting the wording feels natural in your own voice. Bridging works best when it sounds like you. </w:t>
      </w:r>
    </w:p>
    <w:p w:rsidR="00000000" w:rsidDel="00000000" w:rsidP="00000000" w:rsidRDefault="00000000" w:rsidRPr="00000000" w14:paraId="0000014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Before your next meeting, think ahead. </w:t>
      </w:r>
    </w:p>
    <w:p w:rsidR="00000000" w:rsidDel="00000000" w:rsidP="00000000" w:rsidRDefault="00000000" w:rsidRPr="00000000" w14:paraId="0000014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Is someone from another function in the room, or whose perspective might not yet be visible? Prepare one bridging question in advance, for example, “ what would this look like from your team’s side?”, or “how might Finance, Ops or Comms see this differently?”. You don’t need to ask many questions, just one at the right moment. </w:t>
      </w:r>
    </w:p>
    <w:p w:rsidR="00000000" w:rsidDel="00000000" w:rsidP="00000000" w:rsidRDefault="00000000" w:rsidRPr="00000000" w14:paraId="0000014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When you use a bridging question, pay attention. Does clarity improve sooner, are tensions reduced, or do people speak up who might not have otherwise? Even small pauses can prevent larger misunderstandings. </w:t>
      </w:r>
    </w:p>
    <w:p w:rsidR="00000000" w:rsidDel="00000000" w:rsidP="00000000" w:rsidRDefault="00000000" w:rsidRPr="00000000" w14:paraId="0000014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Bridging across roles doesn't begin with consensus. It begins with curiosity. Start small, stay steady and keep the bridge open. </w:t>
      </w:r>
    </w:p>
    <w:p w:rsidR="00000000" w:rsidDel="00000000" w:rsidP="00000000" w:rsidRDefault="00000000" w:rsidRPr="00000000" w14:paraId="0000014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4F">
      <w:pPr>
        <w:spacing w:after="240" w:before="240" w:lineRule="auto"/>
        <w:rPr>
          <w:color w:val="ff0000"/>
        </w:rPr>
      </w:pPr>
      <w:r w:rsidDel="00000000" w:rsidR="00000000" w:rsidRPr="00000000">
        <w:rPr>
          <w:color w:val="ff0000"/>
          <w:rtl w:val="0"/>
        </w:rPr>
        <w:t xml:space="preserve">(</w:t>
      </w:r>
      <w:r w:rsidDel="00000000" w:rsidR="00000000" w:rsidRPr="00000000">
        <w:rPr>
          <w:rtl w:val="0"/>
        </w:rPr>
        <w:t xml:space="preserve">Before You Try It: Think ahead to your next planning meeting, check-in, or project sync. Is there someone from a different function involved? How could their perspective shift the direction?</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Application Task: During that conversation, use one of the bridging phrases to invite their view. You might ask:</w:t>
      </w:r>
    </w:p>
    <w:p w:rsidR="00000000" w:rsidDel="00000000" w:rsidP="00000000" w:rsidRDefault="00000000" w:rsidRPr="00000000" w14:paraId="00000151">
      <w:pPr>
        <w:numPr>
          <w:ilvl w:val="0"/>
          <w:numId w:val="2"/>
        </w:numPr>
        <w:spacing w:after="0" w:before="240" w:lineRule="auto"/>
        <w:ind w:left="720" w:hanging="360"/>
        <w:rPr/>
      </w:pPr>
      <w:r w:rsidDel="00000000" w:rsidR="00000000" w:rsidRPr="00000000">
        <w:rPr>
          <w:rtl w:val="0"/>
        </w:rPr>
        <w:t xml:space="preserve">"What would this look like from your team’s side?"</w:t>
      </w:r>
    </w:p>
    <w:p w:rsidR="00000000" w:rsidDel="00000000" w:rsidP="00000000" w:rsidRDefault="00000000" w:rsidRPr="00000000" w14:paraId="00000152">
      <w:pPr>
        <w:numPr>
          <w:ilvl w:val="0"/>
          <w:numId w:val="2"/>
        </w:numPr>
        <w:spacing w:after="240" w:lineRule="auto"/>
        <w:ind w:left="720" w:hanging="360"/>
        <w:rPr/>
      </w:pPr>
      <w:r w:rsidDel="00000000" w:rsidR="00000000" w:rsidRPr="00000000">
        <w:rPr>
          <w:rtl w:val="0"/>
        </w:rPr>
        <w:t xml:space="preserve">"How might finance/ops/comms see this differently?"</w:t>
      </w:r>
    </w:p>
    <w:p w:rsidR="00000000" w:rsidDel="00000000" w:rsidP="00000000" w:rsidRDefault="00000000" w:rsidRPr="00000000" w14:paraId="00000153">
      <w:pPr>
        <w:spacing w:after="240" w:before="240" w:lineRule="auto"/>
        <w:rPr/>
      </w:pPr>
      <w:r w:rsidDel="00000000" w:rsidR="00000000" w:rsidRPr="00000000">
        <w:rPr>
          <w:rtl w:val="0"/>
        </w:rPr>
        <w:t xml:space="preserve">What to Look For:</w:t>
      </w:r>
    </w:p>
    <w:p w:rsidR="00000000" w:rsidDel="00000000" w:rsidP="00000000" w:rsidRDefault="00000000" w:rsidRPr="00000000" w14:paraId="00000154">
      <w:pPr>
        <w:numPr>
          <w:ilvl w:val="0"/>
          <w:numId w:val="15"/>
        </w:numPr>
        <w:spacing w:after="0" w:before="240" w:lineRule="auto"/>
        <w:ind w:left="720" w:hanging="360"/>
        <w:rPr/>
      </w:pPr>
      <w:r w:rsidDel="00000000" w:rsidR="00000000" w:rsidRPr="00000000">
        <w:rPr>
          <w:rtl w:val="0"/>
        </w:rPr>
        <w:t xml:space="preserve">Did the question shift the tone of the meeting?</w:t>
      </w:r>
    </w:p>
    <w:p w:rsidR="00000000" w:rsidDel="00000000" w:rsidP="00000000" w:rsidRDefault="00000000" w:rsidRPr="00000000" w14:paraId="00000155">
      <w:pPr>
        <w:numPr>
          <w:ilvl w:val="0"/>
          <w:numId w:val="15"/>
        </w:numPr>
        <w:spacing w:after="0" w:lineRule="auto"/>
        <w:ind w:left="720" w:hanging="360"/>
        <w:rPr/>
      </w:pPr>
      <w:r w:rsidDel="00000000" w:rsidR="00000000" w:rsidRPr="00000000">
        <w:rPr>
          <w:rtl w:val="0"/>
        </w:rPr>
        <w:t xml:space="preserve">Did others reflect or reconsider based on new input?</w:t>
      </w:r>
    </w:p>
    <w:p w:rsidR="00000000" w:rsidDel="00000000" w:rsidP="00000000" w:rsidRDefault="00000000" w:rsidRPr="00000000" w14:paraId="00000156">
      <w:pPr>
        <w:numPr>
          <w:ilvl w:val="0"/>
          <w:numId w:val="15"/>
        </w:numPr>
        <w:spacing w:after="240" w:lineRule="auto"/>
        <w:ind w:left="720" w:hanging="360"/>
        <w:rPr/>
      </w:pPr>
      <w:r w:rsidDel="00000000" w:rsidR="00000000" w:rsidRPr="00000000">
        <w:rPr>
          <w:rtl w:val="0"/>
        </w:rPr>
        <w:t xml:space="preserve">Did alignment improve or misunderstandings surface constructively?</w:t>
      </w:r>
      <w:r w:rsidDel="00000000" w:rsidR="00000000" w:rsidRPr="00000000">
        <w:rPr>
          <w:color w:val="ff0000"/>
          <w:rtl w:val="0"/>
        </w:rPr>
        <w:t xml:space="preserve">) Downloadable handout</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Downloadable Tool(s) and Resources: Visual checklist, Bridging across roles in meetings and When bridging meets resistance (</w:t>
      </w:r>
      <w:r w:rsidDel="00000000" w:rsidR="00000000" w:rsidRPr="00000000">
        <w:rPr>
          <w:color w:val="ff0000"/>
          <w:rtl w:val="0"/>
        </w:rPr>
        <w:t xml:space="preserve">see end of document</w:t>
      </w: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color w:val="ff0000"/>
          <w:rtl w:val="0"/>
        </w:rPr>
        <w:t xml:space="preserve">(</w:t>
      </w:r>
      <w:r w:rsidDel="00000000" w:rsidR="00000000" w:rsidRPr="00000000">
        <w:rPr>
          <w:rtl w:val="0"/>
        </w:rPr>
        <w:t xml:space="preserve">Post-Assessment Reflection: </w:t>
      </w:r>
    </w:p>
    <w:p w:rsidR="00000000" w:rsidDel="00000000" w:rsidP="00000000" w:rsidRDefault="00000000" w:rsidRPr="00000000" w14:paraId="00000159">
      <w:pPr>
        <w:numPr>
          <w:ilvl w:val="0"/>
          <w:numId w:val="6"/>
        </w:numPr>
        <w:spacing w:after="0" w:lineRule="auto"/>
        <w:ind w:left="720" w:hanging="360"/>
        <w:rPr/>
      </w:pPr>
      <w:r w:rsidDel="00000000" w:rsidR="00000000" w:rsidRPr="00000000">
        <w:rPr>
          <w:rtl w:val="0"/>
        </w:rPr>
        <w:t xml:space="preserve">How did it feel to ask a bridging question?</w:t>
      </w:r>
    </w:p>
    <w:p w:rsidR="00000000" w:rsidDel="00000000" w:rsidP="00000000" w:rsidRDefault="00000000" w:rsidRPr="00000000" w14:paraId="0000015A">
      <w:pPr>
        <w:numPr>
          <w:ilvl w:val="0"/>
          <w:numId w:val="6"/>
        </w:numPr>
        <w:spacing w:after="0" w:lineRule="auto"/>
        <w:ind w:left="720" w:hanging="360"/>
        <w:rPr/>
      </w:pPr>
      <w:r w:rsidDel="00000000" w:rsidR="00000000" w:rsidRPr="00000000">
        <w:rPr>
          <w:rtl w:val="0"/>
        </w:rPr>
        <w:t xml:space="preserve">What response did it elicit?</w:t>
      </w:r>
    </w:p>
    <w:p w:rsidR="00000000" w:rsidDel="00000000" w:rsidP="00000000" w:rsidRDefault="00000000" w:rsidRPr="00000000" w14:paraId="0000015B">
      <w:pPr>
        <w:numPr>
          <w:ilvl w:val="0"/>
          <w:numId w:val="6"/>
        </w:numPr>
        <w:spacing w:after="0" w:lineRule="auto"/>
        <w:ind w:left="720" w:hanging="360"/>
        <w:rPr/>
      </w:pPr>
      <w:r w:rsidDel="00000000" w:rsidR="00000000" w:rsidRPr="00000000">
        <w:rPr>
          <w:rtl w:val="0"/>
        </w:rPr>
        <w:t xml:space="preserve">Did the team’s direction shift as a result?</w:t>
      </w:r>
    </w:p>
    <w:p w:rsidR="00000000" w:rsidDel="00000000" w:rsidP="00000000" w:rsidRDefault="00000000" w:rsidRPr="00000000" w14:paraId="0000015C">
      <w:pPr>
        <w:numPr>
          <w:ilvl w:val="0"/>
          <w:numId w:val="6"/>
        </w:numPr>
        <w:spacing w:after="0" w:lineRule="auto"/>
        <w:ind w:left="720" w:hanging="360"/>
        <w:rPr/>
      </w:pPr>
      <w:r w:rsidDel="00000000" w:rsidR="00000000" w:rsidRPr="00000000">
        <w:rPr>
          <w:rtl w:val="0"/>
        </w:rPr>
        <w:t xml:space="preserve">What emotions came up when you tried a bridging phrase? Did it feel awkward, vulnerable or empowering?</w:t>
      </w:r>
    </w:p>
    <w:p w:rsidR="00000000" w:rsidDel="00000000" w:rsidP="00000000" w:rsidRDefault="00000000" w:rsidRPr="00000000" w14:paraId="0000015D">
      <w:pPr>
        <w:numPr>
          <w:ilvl w:val="0"/>
          <w:numId w:val="6"/>
        </w:numPr>
        <w:spacing w:after="0" w:lineRule="auto"/>
        <w:ind w:left="720" w:hanging="360"/>
        <w:rPr/>
      </w:pPr>
      <w:r w:rsidDel="00000000" w:rsidR="00000000" w:rsidRPr="00000000">
        <w:rPr>
          <w:rtl w:val="0"/>
        </w:rPr>
        <w:t xml:space="preserve">What surprised you about how the other person responded or how you felt after asking?</w:t>
      </w:r>
    </w:p>
    <w:p w:rsidR="00000000" w:rsidDel="00000000" w:rsidP="00000000" w:rsidRDefault="00000000" w:rsidRPr="00000000" w14:paraId="0000015E">
      <w:pPr>
        <w:numPr>
          <w:ilvl w:val="0"/>
          <w:numId w:val="6"/>
        </w:numPr>
        <w:spacing w:after="0" w:lineRule="auto"/>
        <w:ind w:left="720" w:hanging="360"/>
        <w:rPr/>
      </w:pPr>
      <w:r w:rsidDel="00000000" w:rsidR="00000000" w:rsidRPr="00000000">
        <w:rPr>
          <w:rtl w:val="0"/>
        </w:rPr>
        <w:t xml:space="preserve">Did you notice any change in your relationship after bridging perspectives? Did this create more trust or openness?</w:t>
      </w:r>
    </w:p>
    <w:p w:rsidR="00000000" w:rsidDel="00000000" w:rsidP="00000000" w:rsidRDefault="00000000" w:rsidRPr="00000000" w14:paraId="0000015F">
      <w:pPr>
        <w:numPr>
          <w:ilvl w:val="0"/>
          <w:numId w:val="6"/>
        </w:numPr>
        <w:spacing w:after="0" w:lineRule="auto"/>
        <w:ind w:left="720" w:hanging="360"/>
        <w:rPr/>
      </w:pPr>
      <w:r w:rsidDel="00000000" w:rsidR="00000000" w:rsidRPr="00000000">
        <w:rPr>
          <w:rtl w:val="0"/>
        </w:rPr>
        <w:t xml:space="preserve">Revisit the example you held in mind from the start, did this bridging approach shift how you think about it now? </w:t>
      </w:r>
    </w:p>
    <w:p w:rsidR="00000000" w:rsidDel="00000000" w:rsidP="00000000" w:rsidRDefault="00000000" w:rsidRPr="00000000" w14:paraId="00000160">
      <w:pPr>
        <w:numPr>
          <w:ilvl w:val="0"/>
          <w:numId w:val="6"/>
        </w:numPr>
        <w:spacing w:after="240" w:lineRule="auto"/>
        <w:ind w:left="720" w:hanging="360"/>
        <w:rPr/>
      </w:pPr>
      <w:r w:rsidDel="00000000" w:rsidR="00000000" w:rsidRPr="00000000">
        <w:rPr>
          <w:rtl w:val="0"/>
        </w:rPr>
        <w:t xml:space="preserve">How might this change the way you collaborate cross-functionally?</w:t>
      </w:r>
      <w:r w:rsidDel="00000000" w:rsidR="00000000" w:rsidRPr="00000000">
        <w:rPr>
          <w:color w:val="ff0000"/>
          <w:rtl w:val="0"/>
        </w:rPr>
        <w:t xml:space="preserve">) Downloadable hand out.</w:t>
      </w:r>
      <w:r w:rsidDel="00000000" w:rsidR="00000000" w:rsidRPr="00000000">
        <w:rPr>
          <w:rtl w:val="0"/>
        </w:rPr>
      </w:r>
    </w:p>
    <w:p w:rsidR="00000000" w:rsidDel="00000000" w:rsidP="00000000" w:rsidRDefault="00000000" w:rsidRPr="00000000" w14:paraId="00000161">
      <w:pPr>
        <w:shd w:fill="ffffff" w:val="clear"/>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tab/>
      </w:r>
      <w:r w:rsidDel="00000000" w:rsidR="00000000" w:rsidRPr="00000000">
        <w:rPr>
          <w:b w:val="1"/>
          <w:bCs w:val="1"/>
          <w:color w:val="222222"/>
          <w:rtl w:val="0"/>
        </w:rPr>
        <w:t xml:space="preserve">(Insert Heading Block)</w:t>
      </w:r>
    </w:p>
    <w:p w:rsidR="00000000" w:rsidDel="00000000" w:rsidP="00000000" w:rsidRDefault="00000000" w:rsidRPr="00000000" w14:paraId="00000162">
      <w:pPr>
        <w:shd w:fill="ffffff" w:val="clear"/>
        <w:ind w:left="720" w:firstLine="0"/>
        <w:rPr>
          <w:color w:val="222222"/>
        </w:rPr>
      </w:pPr>
      <w:r w:rsidDel="00000000" w:rsidR="00000000" w:rsidRPr="00000000">
        <w:rPr>
          <w:color w:val="222222"/>
          <w:rtl w:val="0"/>
        </w:rPr>
        <w:t xml:space="preserve">Bridging Across Roles in Meetings</w:t>
      </w:r>
    </w:p>
    <w:p w:rsidR="00000000" w:rsidDel="00000000" w:rsidP="00000000" w:rsidRDefault="00000000" w:rsidRPr="00000000" w14:paraId="00000163">
      <w:pPr>
        <w:shd w:fill="ffffff" w:val="clear"/>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64">
      <w:pPr>
        <w:shd w:fill="ffffff" w:val="clear"/>
        <w:ind w:left="720" w:firstLine="0"/>
        <w:rPr>
          <w:b w:val="1"/>
          <w:bCs w:val="1"/>
          <w:color w:val="222222"/>
        </w:rPr>
      </w:pPr>
      <w:r w:rsidDel="00000000" w:rsidR="00000000" w:rsidRPr="00000000">
        <w:rPr>
          <w:b w:val="1"/>
          <w:bCs w:val="1"/>
          <w:color w:val="222222"/>
          <w:rtl w:val="0"/>
        </w:rPr>
        <w:t xml:space="preserve">(Insert Statement Block)</w:t>
      </w:r>
    </w:p>
    <w:p w:rsidR="00000000" w:rsidDel="00000000" w:rsidP="00000000" w:rsidRDefault="00000000" w:rsidRPr="00000000" w14:paraId="00000165">
      <w:pPr>
        <w:shd w:fill="ffffff" w:val="clear"/>
        <w:spacing w:after="0" w:lineRule="auto"/>
        <w:ind w:left="720" w:firstLine="0"/>
        <w:rPr>
          <w:color w:val="222222"/>
        </w:rPr>
      </w:pPr>
      <w:r w:rsidDel="00000000" w:rsidR="00000000" w:rsidRPr="00000000">
        <w:rPr>
          <w:color w:val="222222"/>
          <w:rtl w:val="0"/>
        </w:rPr>
        <w:t xml:space="preserve">Meetings don’t have to reinforce silos.</w:t>
      </w:r>
    </w:p>
    <w:p w:rsidR="00000000" w:rsidDel="00000000" w:rsidP="00000000" w:rsidRDefault="00000000" w:rsidRPr="00000000" w14:paraId="00000166">
      <w:pPr>
        <w:shd w:fill="ffffff" w:val="clear"/>
        <w:spacing w:after="0" w:lineRule="auto"/>
        <w:ind w:left="720" w:firstLine="0"/>
        <w:rPr>
          <w:color w:val="222222"/>
        </w:rPr>
      </w:pPr>
      <w:r w:rsidDel="00000000" w:rsidR="00000000" w:rsidRPr="00000000">
        <w:rPr>
          <w:color w:val="222222"/>
          <w:rtl w:val="0"/>
        </w:rPr>
        <w:t xml:space="preserve">They can actively break them down.</w:t>
      </w:r>
    </w:p>
    <w:p w:rsidR="00000000" w:rsidDel="00000000" w:rsidP="00000000" w:rsidRDefault="00000000" w:rsidRPr="00000000" w14:paraId="00000167">
      <w:pPr>
        <w:shd w:fill="ffffff" w:val="clear"/>
        <w:spacing w:after="0"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68">
      <w:pPr>
        <w:shd w:fill="ffffff" w:val="clear"/>
        <w:spacing w:after="0" w:lineRule="auto"/>
        <w:ind w:left="720" w:firstLine="0"/>
        <w:rPr>
          <w:color w:val="222222"/>
        </w:rPr>
      </w:pPr>
      <w:r w:rsidDel="00000000" w:rsidR="00000000" w:rsidRPr="00000000">
        <w:rPr>
          <w:color w:val="222222"/>
          <w:rtl w:val="0"/>
        </w:rPr>
        <w:t xml:space="preserve">Use this structure to invite perspective</w:t>
      </w:r>
    </w:p>
    <w:p w:rsidR="00000000" w:rsidDel="00000000" w:rsidP="00000000" w:rsidRDefault="00000000" w:rsidRPr="00000000" w14:paraId="00000169">
      <w:pPr>
        <w:shd w:fill="ffffff" w:val="clear"/>
        <w:spacing w:after="0" w:lineRule="auto"/>
        <w:ind w:left="720" w:firstLine="0"/>
        <w:rPr>
          <w:color w:val="222222"/>
        </w:rPr>
      </w:pPr>
      <w:r w:rsidDel="00000000" w:rsidR="00000000" w:rsidRPr="00000000">
        <w:rPr>
          <w:color w:val="222222"/>
          <w:rtl w:val="0"/>
        </w:rPr>
        <w:t xml:space="preserve">Sharing across roles - in hybrid, remote</w:t>
      </w:r>
    </w:p>
    <w:p w:rsidR="00000000" w:rsidDel="00000000" w:rsidP="00000000" w:rsidRDefault="00000000" w:rsidRPr="00000000" w14:paraId="0000016A">
      <w:pPr>
        <w:shd w:fill="ffffff" w:val="clear"/>
        <w:spacing w:after="0" w:lineRule="auto"/>
        <w:ind w:left="720" w:firstLine="0"/>
        <w:rPr>
          <w:color w:val="222222"/>
        </w:rPr>
      </w:pPr>
      <w:r w:rsidDel="00000000" w:rsidR="00000000" w:rsidRPr="00000000">
        <w:rPr>
          <w:color w:val="222222"/>
          <w:rtl w:val="0"/>
        </w:rPr>
        <w:t xml:space="preserve">Or in person settings.</w:t>
      </w:r>
    </w:p>
    <w:p w:rsidR="00000000" w:rsidDel="00000000" w:rsidP="00000000" w:rsidRDefault="00000000" w:rsidRPr="00000000" w14:paraId="0000016B">
      <w:pPr>
        <w:shd w:fill="ffffff" w:val="clear"/>
        <w:spacing w:after="0" w:lineRule="auto"/>
        <w:ind w:left="1440" w:firstLine="0"/>
        <w:rPr>
          <w:color w:val="222222"/>
        </w:rPr>
      </w:pPr>
      <w:r w:rsidDel="00000000" w:rsidR="00000000" w:rsidRPr="00000000">
        <w:rPr>
          <w:color w:val="222222"/>
          <w:rtl w:val="0"/>
        </w:rPr>
        <w:t xml:space="preserve"> </w:t>
      </w:r>
    </w:p>
    <w:p w:rsidR="00000000" w:rsidDel="00000000" w:rsidP="00000000" w:rsidRDefault="00000000" w:rsidRPr="00000000" w14:paraId="0000016C">
      <w:pPr>
        <w:shd w:fill="ffffff" w:val="clear"/>
        <w:spacing w:after="0" w:lineRule="auto"/>
        <w:ind w:left="720" w:firstLine="0"/>
        <w:rPr>
          <w:b w:val="1"/>
          <w:bCs w:val="1"/>
          <w:color w:val="222222"/>
        </w:rPr>
      </w:pPr>
      <w:r w:rsidDel="00000000" w:rsidR="00000000" w:rsidRPr="00000000">
        <w:rPr>
          <w:b w:val="1"/>
          <w:bCs w:val="1"/>
          <w:color w:val="222222"/>
          <w:rtl w:val="0"/>
        </w:rPr>
        <w:t xml:space="preserve">(Insert Divider)</w:t>
      </w:r>
    </w:p>
    <w:p w:rsidR="00000000" w:rsidDel="00000000" w:rsidP="00000000" w:rsidRDefault="00000000" w:rsidRPr="00000000" w14:paraId="0000016D">
      <w:pPr>
        <w:shd w:fill="ffffff" w:val="clear"/>
        <w:spacing w:after="0" w:lineRule="auto"/>
        <w:ind w:left="720" w:firstLine="0"/>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6E">
      <w:pPr>
        <w:shd w:fill="ffffff" w:val="clear"/>
        <w:spacing w:after="0" w:lineRule="auto"/>
        <w:ind w:left="720" w:firstLine="0"/>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6F">
      <w:pPr>
        <w:shd w:fill="ffffff" w:val="clear"/>
        <w:spacing w:after="0" w:lineRule="auto"/>
        <w:ind w:left="720" w:firstLine="0"/>
        <w:rPr>
          <w:b w:val="1"/>
          <w:bCs w:val="1"/>
          <w:color w:val="222222"/>
        </w:rPr>
      </w:pPr>
      <w:r w:rsidDel="00000000" w:rsidR="00000000" w:rsidRPr="00000000">
        <w:rPr>
          <w:b w:val="1"/>
          <w:bCs w:val="1"/>
          <w:color w:val="222222"/>
          <w:rtl w:val="0"/>
        </w:rPr>
        <w:t xml:space="preserve">(Insert Accordion Block)</w:t>
      </w:r>
    </w:p>
    <w:p w:rsidR="00000000" w:rsidDel="00000000" w:rsidP="00000000" w:rsidRDefault="00000000" w:rsidRPr="00000000" w14:paraId="00000170">
      <w:pPr>
        <w:shd w:fill="ffffff" w:val="clear"/>
        <w:spacing w:after="0" w:lineRule="auto"/>
        <w:ind w:left="720" w:firstLine="0"/>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71">
      <w:pPr>
        <w:shd w:fill="ffffff" w:val="clear"/>
        <w:spacing w:after="0" w:lineRule="auto"/>
        <w:ind w:left="720" w:firstLine="0"/>
        <w:rPr>
          <w:b w:val="1"/>
          <w:bCs w:val="1"/>
          <w:color w:val="222222"/>
        </w:rPr>
      </w:pPr>
      <w:r w:rsidDel="00000000" w:rsidR="00000000" w:rsidRPr="00000000">
        <w:rPr>
          <w:b w:val="1"/>
          <w:bCs w:val="1"/>
          <w:color w:val="222222"/>
          <w:rtl w:val="0"/>
        </w:rPr>
        <w:t xml:space="preserve">Accordion section 1</w:t>
      </w:r>
    </w:p>
    <w:p w:rsidR="00000000" w:rsidDel="00000000" w:rsidP="00000000" w:rsidRDefault="00000000" w:rsidRPr="00000000" w14:paraId="00000172">
      <w:pPr>
        <w:shd w:fill="ffffff" w:val="clear"/>
        <w:spacing w:after="0"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73">
      <w:pPr>
        <w:shd w:fill="ffffff" w:val="clear"/>
        <w:spacing w:after="0" w:lineRule="auto"/>
        <w:ind w:left="720" w:firstLine="0"/>
        <w:rPr>
          <w:color w:val="222222"/>
        </w:rPr>
      </w:pPr>
      <w:r w:rsidDel="00000000" w:rsidR="00000000" w:rsidRPr="00000000">
        <w:rPr>
          <w:color w:val="222222"/>
          <w:rtl w:val="0"/>
        </w:rPr>
        <w:t xml:space="preserve">When to use this</w:t>
      </w:r>
    </w:p>
    <w:p w:rsidR="00000000" w:rsidDel="00000000" w:rsidP="00000000" w:rsidRDefault="00000000" w:rsidRPr="00000000" w14:paraId="00000174">
      <w:pPr>
        <w:shd w:fill="ffffff" w:val="clear"/>
        <w:spacing w:after="0"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75">
      <w:pPr>
        <w:shd w:fill="ffffff" w:val="clear"/>
        <w:spacing w:after="0" w:lineRule="auto"/>
        <w:ind w:left="720" w:firstLine="0"/>
        <w:rPr>
          <w:b w:val="1"/>
          <w:bCs w:val="1"/>
          <w:color w:val="222222"/>
        </w:rPr>
      </w:pPr>
      <w:r w:rsidDel="00000000" w:rsidR="00000000" w:rsidRPr="00000000">
        <w:rPr>
          <w:b w:val="1"/>
          <w:bCs w:val="1"/>
          <w:color w:val="222222"/>
          <w:rtl w:val="0"/>
        </w:rPr>
        <w:t xml:space="preserve">Inside:</w:t>
      </w:r>
    </w:p>
    <w:p w:rsidR="00000000" w:rsidDel="00000000" w:rsidP="00000000" w:rsidRDefault="00000000" w:rsidRPr="00000000" w14:paraId="00000176">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77">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Project kickoffs</w:t>
      </w:r>
    </w:p>
    <w:p w:rsidR="00000000" w:rsidDel="00000000" w:rsidP="00000000" w:rsidRDefault="00000000" w:rsidRPr="00000000" w14:paraId="00000178">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Weekly status meetings</w:t>
      </w:r>
    </w:p>
    <w:p w:rsidR="00000000" w:rsidDel="00000000" w:rsidP="00000000" w:rsidRDefault="00000000" w:rsidRPr="00000000" w14:paraId="00000179">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Decision reviews</w:t>
      </w:r>
    </w:p>
    <w:p w:rsidR="00000000" w:rsidDel="00000000" w:rsidP="00000000" w:rsidRDefault="00000000" w:rsidRPr="00000000" w14:paraId="0000017A">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Cross functional huddles</w:t>
      </w:r>
    </w:p>
    <w:p w:rsidR="00000000" w:rsidDel="00000000" w:rsidP="00000000" w:rsidRDefault="00000000" w:rsidRPr="00000000" w14:paraId="0000017B">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Stakeholder alignment</w:t>
      </w:r>
    </w:p>
    <w:p w:rsidR="00000000" w:rsidDel="00000000" w:rsidP="00000000" w:rsidRDefault="00000000" w:rsidRPr="00000000" w14:paraId="0000017C">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7D">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7E">
      <w:pPr>
        <w:shd w:fill="ffffff" w:val="clear"/>
        <w:spacing w:after="0" w:lineRule="auto"/>
        <w:ind w:left="1440" w:firstLine="0"/>
        <w:rPr>
          <w:color w:val="222222"/>
        </w:rPr>
      </w:pPr>
      <w:r w:rsidDel="00000000" w:rsidR="00000000" w:rsidRPr="00000000">
        <w:rPr>
          <w:color w:val="222222"/>
          <w:rtl w:val="0"/>
        </w:rPr>
        <w:t xml:space="preserve"> </w:t>
      </w:r>
    </w:p>
    <w:p w:rsidR="00000000" w:rsidDel="00000000" w:rsidP="00000000" w:rsidRDefault="00000000" w:rsidRPr="00000000" w14:paraId="0000017F">
      <w:pPr>
        <w:shd w:fill="ffffff" w:val="clear"/>
        <w:spacing w:after="0" w:lineRule="auto"/>
        <w:rPr>
          <w:b w:val="1"/>
          <w:bCs w:val="1"/>
          <w:color w:val="222222"/>
        </w:rPr>
      </w:pPr>
      <w:r w:rsidDel="00000000" w:rsidR="00000000" w:rsidRPr="00000000">
        <w:rPr>
          <w:color w:val="222222"/>
          <w:rtl w:val="0"/>
        </w:rPr>
        <w:t xml:space="preserve">              </w:t>
        <w:tab/>
      </w:r>
      <w:r w:rsidDel="00000000" w:rsidR="00000000" w:rsidRPr="00000000">
        <w:rPr>
          <w:b w:val="1"/>
          <w:bCs w:val="1"/>
          <w:color w:val="222222"/>
          <w:rtl w:val="0"/>
        </w:rPr>
        <w:t xml:space="preserve">Accordion section 2</w:t>
      </w:r>
    </w:p>
    <w:p w:rsidR="00000000" w:rsidDel="00000000" w:rsidP="00000000" w:rsidRDefault="00000000" w:rsidRPr="00000000" w14:paraId="00000180">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81">
      <w:pPr>
        <w:shd w:fill="ffffff" w:val="clear"/>
        <w:spacing w:after="0" w:lineRule="auto"/>
        <w:rPr>
          <w:color w:val="222222"/>
        </w:rPr>
      </w:pPr>
      <w:r w:rsidDel="00000000" w:rsidR="00000000" w:rsidRPr="00000000">
        <w:rPr>
          <w:color w:val="222222"/>
          <w:rtl w:val="0"/>
        </w:rPr>
        <w:t xml:space="preserve">               </w:t>
        <w:tab/>
        <w:t xml:space="preserve">Why it works</w:t>
      </w:r>
    </w:p>
    <w:p w:rsidR="00000000" w:rsidDel="00000000" w:rsidP="00000000" w:rsidRDefault="00000000" w:rsidRPr="00000000" w14:paraId="00000182">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83">
      <w:pPr>
        <w:shd w:fill="ffffff" w:val="clear"/>
        <w:spacing w:after="0" w:lineRule="auto"/>
        <w:rPr>
          <w:b w:val="1"/>
          <w:bCs w:val="1"/>
          <w:color w:val="222222"/>
        </w:rPr>
      </w:pPr>
      <w:r w:rsidDel="00000000" w:rsidR="00000000" w:rsidRPr="00000000">
        <w:rPr>
          <w:color w:val="222222"/>
          <w:rtl w:val="0"/>
        </w:rPr>
        <w:t xml:space="preserve">                </w:t>
        <w:tab/>
      </w:r>
      <w:r w:rsidDel="00000000" w:rsidR="00000000" w:rsidRPr="00000000">
        <w:rPr>
          <w:b w:val="1"/>
          <w:bCs w:val="1"/>
          <w:color w:val="222222"/>
          <w:rtl w:val="0"/>
        </w:rPr>
        <w:t xml:space="preserve">Inside:</w:t>
      </w:r>
    </w:p>
    <w:p w:rsidR="00000000" w:rsidDel="00000000" w:rsidP="00000000" w:rsidRDefault="00000000" w:rsidRPr="00000000" w14:paraId="00000184">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85">
      <w:pPr>
        <w:shd w:fill="ffffff" w:val="clear"/>
        <w:spacing w:after="0" w:lineRule="auto"/>
        <w:rPr>
          <w:color w:val="222222"/>
        </w:rPr>
      </w:pPr>
      <w:r w:rsidDel="00000000" w:rsidR="00000000" w:rsidRPr="00000000">
        <w:rPr>
          <w:color w:val="222222"/>
          <w:rtl w:val="0"/>
        </w:rPr>
        <w:t xml:space="preserve">                </w:t>
        <w:tab/>
        <w:t xml:space="preserve">This approach builds:</w:t>
      </w:r>
    </w:p>
    <w:p w:rsidR="00000000" w:rsidDel="00000000" w:rsidP="00000000" w:rsidRDefault="00000000" w:rsidRPr="00000000" w14:paraId="00000186">
      <w:pPr>
        <w:shd w:fill="ffffff" w:val="clear"/>
        <w:spacing w:after="0" w:lineRule="auto"/>
        <w:ind w:left="1440" w:firstLine="0"/>
        <w:rPr>
          <w:color w:val="222222"/>
        </w:rPr>
      </w:pPr>
      <w:r w:rsidDel="00000000" w:rsidR="00000000" w:rsidRPr="00000000">
        <w:rPr>
          <w:color w:val="222222"/>
          <w:rtl w:val="0"/>
        </w:rPr>
        <w:t xml:space="preserve">                      </w:t>
      </w:r>
    </w:p>
    <w:p w:rsidR="00000000" w:rsidDel="00000000" w:rsidP="00000000" w:rsidRDefault="00000000" w:rsidRPr="00000000" w14:paraId="00000187">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Social awareness</w:t>
      </w:r>
    </w:p>
    <w:p w:rsidR="00000000" w:rsidDel="00000000" w:rsidP="00000000" w:rsidRDefault="00000000" w:rsidRPr="00000000" w14:paraId="00000188">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Communication</w:t>
      </w:r>
    </w:p>
    <w:p w:rsidR="00000000" w:rsidDel="00000000" w:rsidP="00000000" w:rsidRDefault="00000000" w:rsidRPr="00000000" w14:paraId="00000189">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Empathy</w:t>
      </w:r>
    </w:p>
    <w:p w:rsidR="00000000" w:rsidDel="00000000" w:rsidP="00000000" w:rsidRDefault="00000000" w:rsidRPr="00000000" w14:paraId="0000018A">
      <w:pPr>
        <w:shd w:fill="ffffff" w:val="clear"/>
        <w:spacing w:after="0" w:lineRule="auto"/>
        <w:ind w:left="252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color w:val="222222"/>
          <w:rtl w:val="0"/>
        </w:rPr>
        <w:t xml:space="preserve">Responsible decision making     </w:t>
      </w:r>
    </w:p>
    <w:p w:rsidR="00000000" w:rsidDel="00000000" w:rsidP="00000000" w:rsidRDefault="00000000" w:rsidRPr="00000000" w14:paraId="0000018B">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8C">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8D">
      <w:pPr>
        <w:shd w:fill="ffffff" w:val="clear"/>
        <w:spacing w:after="0" w:lineRule="auto"/>
        <w:rPr>
          <w:color w:val="222222"/>
        </w:rPr>
      </w:pPr>
      <w:r w:rsidDel="00000000" w:rsidR="00000000" w:rsidRPr="00000000">
        <w:rPr>
          <w:color w:val="222222"/>
          <w:rtl w:val="0"/>
        </w:rPr>
        <w:t xml:space="preserve">                                        </w:t>
      </w:r>
    </w:p>
    <w:p w:rsidR="00000000" w:rsidDel="00000000" w:rsidP="00000000" w:rsidRDefault="00000000" w:rsidRPr="00000000" w14:paraId="0000018E">
      <w:pPr>
        <w:shd w:fill="ffffff" w:val="clear"/>
        <w:rPr>
          <w:b w:val="1"/>
          <w:bCs w:val="1"/>
          <w:color w:val="222222"/>
        </w:rPr>
      </w:pPr>
      <w:r w:rsidDel="00000000" w:rsidR="00000000" w:rsidRPr="00000000">
        <w:rPr>
          <w:b w:val="1"/>
          <w:bCs w:val="1"/>
          <w:color w:val="222222"/>
          <w:rtl w:val="0"/>
        </w:rPr>
        <w:t xml:space="preserve">                    </w:t>
        <w:tab/>
        <w:t xml:space="preserve">(Insert Heading block)</w:t>
      </w:r>
    </w:p>
    <w:p w:rsidR="00000000" w:rsidDel="00000000" w:rsidP="00000000" w:rsidRDefault="00000000" w:rsidRPr="00000000" w14:paraId="0000018F">
      <w:pPr>
        <w:shd w:fill="ffffff" w:val="clear"/>
        <w:ind w:left="1440" w:firstLine="0"/>
        <w:rPr>
          <w:color w:val="222222"/>
        </w:rPr>
      </w:pPr>
      <w:r w:rsidDel="00000000" w:rsidR="00000000" w:rsidRPr="00000000">
        <w:rPr>
          <w:color w:val="222222"/>
          <w:rtl w:val="0"/>
        </w:rPr>
        <w:t xml:space="preserve">The Meeting Flow: From Silos to Shared Ownership</w:t>
      </w:r>
    </w:p>
    <w:p w:rsidR="00000000" w:rsidDel="00000000" w:rsidP="00000000" w:rsidRDefault="00000000" w:rsidRPr="00000000" w14:paraId="00000190">
      <w:pPr>
        <w:shd w:fill="ffffff" w:val="clear"/>
        <w:ind w:left="2160" w:firstLine="0"/>
        <w:rPr>
          <w:color w:val="222222"/>
        </w:rPr>
      </w:pPr>
      <w:r w:rsidDel="00000000" w:rsidR="00000000" w:rsidRPr="00000000">
        <w:rPr>
          <w:color w:val="222222"/>
          <w:rtl w:val="0"/>
        </w:rPr>
        <w:t xml:space="preserve"> </w:t>
      </w:r>
    </w:p>
    <w:p w:rsidR="00000000" w:rsidDel="00000000" w:rsidP="00000000" w:rsidRDefault="00000000" w:rsidRPr="00000000" w14:paraId="00000191">
      <w:pPr>
        <w:shd w:fill="ffffff" w:val="clear"/>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tab/>
      </w:r>
      <w:r w:rsidDel="00000000" w:rsidR="00000000" w:rsidRPr="00000000">
        <w:rPr>
          <w:color w:val="222222"/>
          <w:rtl w:val="0"/>
        </w:rPr>
        <w:t xml:space="preserve"> </w:t>
      </w:r>
      <w:r w:rsidDel="00000000" w:rsidR="00000000" w:rsidRPr="00000000">
        <w:rPr>
          <w:b w:val="1"/>
          <w:bCs w:val="1"/>
          <w:color w:val="222222"/>
          <w:rtl w:val="0"/>
        </w:rPr>
        <w:t xml:space="preserve">(Insert Accordion block)</w:t>
      </w:r>
    </w:p>
    <w:p w:rsidR="00000000" w:rsidDel="00000000" w:rsidP="00000000" w:rsidRDefault="00000000" w:rsidRPr="00000000" w14:paraId="00000192">
      <w:pPr>
        <w:shd w:fill="ffffff" w:val="clear"/>
        <w:ind w:left="720" w:firstLine="0"/>
        <w:rPr>
          <w:b w:val="1"/>
          <w:bCs w:val="1"/>
          <w:color w:val="222222"/>
        </w:rPr>
      </w:pPr>
      <w:r w:rsidDel="00000000" w:rsidR="00000000" w:rsidRPr="00000000">
        <w:rPr>
          <w:b w:val="1"/>
          <w:bCs w:val="1"/>
          <w:color w:val="222222"/>
          <w:rtl w:val="0"/>
        </w:rPr>
        <w:t xml:space="preserve">Accordion Section 1</w:t>
      </w:r>
    </w:p>
    <w:p w:rsidR="00000000" w:rsidDel="00000000" w:rsidP="00000000" w:rsidRDefault="00000000" w:rsidRPr="00000000" w14:paraId="00000193">
      <w:pPr>
        <w:spacing w:after="240" w:before="240" w:lineRule="auto"/>
        <w:ind w:left="720" w:firstLine="0"/>
        <w:rPr>
          <w:color w:val="ff0000"/>
        </w:rPr>
      </w:pPr>
      <w:r w:rsidDel="00000000" w:rsidR="00000000" w:rsidRPr="00000000">
        <w:rPr>
          <w:color w:val="ff0000"/>
          <w:rtl w:val="0"/>
        </w:rPr>
        <w:t xml:space="preserve">OPENING THE MEETING (5 minutes)</w:t>
      </w:r>
    </w:p>
    <w:p w:rsidR="00000000" w:rsidDel="00000000" w:rsidP="00000000" w:rsidRDefault="00000000" w:rsidRPr="00000000" w14:paraId="00000194">
      <w:pPr>
        <w:shd w:fill="ffffff" w:val="clear"/>
        <w:ind w:left="720" w:firstLine="0"/>
        <w:rPr>
          <w:b w:val="1"/>
          <w:bCs w:val="1"/>
          <w:color w:val="222222"/>
        </w:rPr>
      </w:pPr>
      <w:r w:rsidDel="00000000" w:rsidR="00000000" w:rsidRPr="00000000">
        <w:rPr>
          <w:b w:val="1"/>
          <w:bCs w:val="1"/>
          <w:color w:val="222222"/>
          <w:rtl w:val="0"/>
        </w:rPr>
        <w:t xml:space="preserve">Inside:</w:t>
      </w:r>
    </w:p>
    <w:p w:rsidR="00000000" w:rsidDel="00000000" w:rsidP="00000000" w:rsidRDefault="00000000" w:rsidRPr="00000000" w14:paraId="00000195">
      <w:pPr>
        <w:shd w:fill="ffffff" w:val="clear"/>
        <w:spacing w:after="0" w:lineRule="auto"/>
        <w:ind w:left="720" w:firstLine="0"/>
        <w:rPr>
          <w:color w:val="222222"/>
        </w:rPr>
      </w:pPr>
      <w:r w:rsidDel="00000000" w:rsidR="00000000" w:rsidRPr="00000000">
        <w:rPr>
          <w:color w:val="222222"/>
          <w:rtl w:val="0"/>
        </w:rPr>
        <w:t xml:space="preserve">Purpose:  Set the tone, name the functions present, and encourage curiosity.</w:t>
      </w:r>
    </w:p>
    <w:p w:rsidR="00000000" w:rsidDel="00000000" w:rsidP="00000000" w:rsidRDefault="00000000" w:rsidRPr="00000000" w14:paraId="00000196">
      <w:pPr>
        <w:shd w:fill="ffffff" w:val="clear"/>
        <w:spacing w:after="0"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197">
      <w:pPr>
        <w:shd w:fill="ffffff" w:val="clear"/>
        <w:spacing w:after="0" w:lineRule="auto"/>
        <w:ind w:left="720" w:firstLine="0"/>
        <w:rPr>
          <w:color w:val="222222"/>
        </w:rPr>
      </w:pPr>
      <w:r w:rsidDel="00000000" w:rsidR="00000000" w:rsidRPr="00000000">
        <w:rPr>
          <w:color w:val="222222"/>
          <w:rtl w:val="0"/>
        </w:rPr>
        <w:t xml:space="preserve">Sample phrases (for Host or facilitator)</w:t>
      </w:r>
    </w:p>
    <w:p w:rsidR="00000000" w:rsidDel="00000000" w:rsidP="00000000" w:rsidRDefault="00000000" w:rsidRPr="00000000" w14:paraId="00000198">
      <w:pPr>
        <w:shd w:fill="ffffff" w:val="clear"/>
        <w:spacing w:after="0" w:lineRule="auto"/>
        <w:ind w:left="1800" w:hanging="360"/>
        <w:rPr>
          <w:i w:val="1"/>
          <w:iCs w:val="1"/>
          <w:color w:val="ff0000"/>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i w:val="1"/>
          <w:iCs w:val="1"/>
          <w:color w:val="222222"/>
          <w:rtl w:val="0"/>
        </w:rPr>
        <w:t xml:space="preserve">“</w:t>
      </w:r>
      <w:r w:rsidDel="00000000" w:rsidR="00000000" w:rsidRPr="00000000">
        <w:rPr>
          <w:i w:val="1"/>
          <w:iCs w:val="1"/>
          <w:color w:val="ff0000"/>
          <w:rtl w:val="0"/>
        </w:rPr>
        <w:t xml:space="preserve">Let’s start by acknowledging we’ve got [teams listed] in the room. That gives us a full picture from strategy, design, delivery, and support.”</w:t>
      </w:r>
    </w:p>
    <w:p w:rsidR="00000000" w:rsidDel="00000000" w:rsidP="00000000" w:rsidRDefault="00000000" w:rsidRPr="00000000" w14:paraId="00000199">
      <w:pPr>
        <w:spacing w:after="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“Before we dive in, let’s take a quick look at how today’s decision could impact your team’s area. I’ll ask each voice in the room to weigh in at key points.”</w:t>
      </w:r>
      <w:r w:rsidDel="00000000" w:rsidR="00000000" w:rsidRPr="00000000">
        <w:rPr>
          <w:color w:val="ff0000"/>
          <w:rtl w:val="0"/>
        </w:rPr>
        <w:t xml:space="preserve"> </w:t>
      </w:r>
    </w:p>
    <w:p w:rsidR="00000000" w:rsidDel="00000000" w:rsidP="00000000" w:rsidRDefault="00000000" w:rsidRPr="00000000" w14:paraId="0000019A">
      <w:pPr>
        <w:spacing w:after="0" w:before="240"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19B">
      <w:pPr>
        <w:spacing w:after="0" w:lineRule="auto"/>
        <w:ind w:left="720" w:firstLine="0"/>
        <w:rPr>
          <w:color w:val="ff0000"/>
        </w:rPr>
      </w:pPr>
      <w:r w:rsidDel="00000000" w:rsidR="00000000" w:rsidRPr="00000000">
        <w:rPr>
          <w:b w:val="1"/>
          <w:bCs w:val="1"/>
          <w:color w:val="ff0000"/>
          <w:rtl w:val="0"/>
        </w:rPr>
        <w:t xml:space="preserve">Tip:</w:t>
      </w:r>
      <w:r w:rsidDel="00000000" w:rsidR="00000000" w:rsidRPr="00000000">
        <w:rPr>
          <w:color w:val="ff0000"/>
          <w:rtl w:val="0"/>
        </w:rPr>
        <w:t xml:space="preserve"> Reaffirm the shared goal.</w:t>
      </w:r>
    </w:p>
    <w:p w:rsidR="00000000" w:rsidDel="00000000" w:rsidP="00000000" w:rsidRDefault="00000000" w:rsidRPr="00000000" w14:paraId="0000019C">
      <w:pPr>
        <w:spacing w:after="0" w:lineRule="auto"/>
        <w:ind w:left="720" w:firstLine="0"/>
        <w:rPr>
          <w:color w:val="ff0000"/>
        </w:rPr>
      </w:pPr>
      <w:r w:rsidDel="00000000" w:rsidR="00000000" w:rsidRPr="00000000">
        <w:rPr>
          <w:color w:val="ff0000"/>
          <w:rtl w:val="0"/>
        </w:rPr>
        <w:t xml:space="preserve">Example: “We’re here to move faster and more aligned. Thanks everyone, for bringing your lens to the table”</w:t>
      </w:r>
    </w:p>
    <w:p w:rsidR="00000000" w:rsidDel="00000000" w:rsidP="00000000" w:rsidRDefault="00000000" w:rsidRPr="00000000" w14:paraId="0000019D">
      <w:pP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9E">
      <w:pP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9F">
      <w:pP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A0">
      <w:pPr>
        <w:spacing w:after="0" w:lineRule="auto"/>
        <w:ind w:left="720" w:firstLine="0"/>
        <w:rPr>
          <w:b w:val="1"/>
          <w:bCs w:val="1"/>
          <w:color w:val="ff0000"/>
        </w:rPr>
      </w:pPr>
      <w:r w:rsidDel="00000000" w:rsidR="00000000" w:rsidRPr="00000000">
        <w:rPr>
          <w:b w:val="1"/>
          <w:bCs w:val="1"/>
          <w:color w:val="ff0000"/>
          <w:rtl w:val="0"/>
        </w:rPr>
        <w:t xml:space="preserve">Accordion section 2</w:t>
      </w:r>
    </w:p>
    <w:p w:rsidR="00000000" w:rsidDel="00000000" w:rsidP="00000000" w:rsidRDefault="00000000" w:rsidRPr="00000000" w14:paraId="000001A1">
      <w:pPr>
        <w:spacing w:after="240" w:before="240" w:lineRule="auto"/>
        <w:ind w:left="720" w:firstLine="0"/>
        <w:rPr>
          <w:color w:val="ff0000"/>
        </w:rPr>
      </w:pPr>
      <w:r w:rsidDel="00000000" w:rsidR="00000000" w:rsidRPr="00000000">
        <w:rPr>
          <w:color w:val="ff0000"/>
          <w:rtl w:val="0"/>
        </w:rPr>
        <w:t xml:space="preserve">MID-MEETING: INVITING PERSPECTIVES (Core Agenda Items)</w:t>
      </w:r>
    </w:p>
    <w:p w:rsidR="00000000" w:rsidDel="00000000" w:rsidP="00000000" w:rsidRDefault="00000000" w:rsidRPr="00000000" w14:paraId="000001A2">
      <w:pPr>
        <w:spacing w:after="240" w:before="240" w:lineRule="auto"/>
        <w:ind w:left="720" w:firstLine="0"/>
        <w:rPr>
          <w:b w:val="1"/>
          <w:bCs w:val="1"/>
          <w:color w:val="ff0000"/>
        </w:rPr>
      </w:pPr>
      <w:r w:rsidDel="00000000" w:rsidR="00000000" w:rsidRPr="00000000">
        <w:rPr>
          <w:b w:val="1"/>
          <w:bCs w:val="1"/>
          <w:color w:val="ff0000"/>
          <w:rtl w:val="0"/>
        </w:rPr>
        <w:t xml:space="preserve">Inside:</w:t>
      </w:r>
    </w:p>
    <w:p w:rsidR="00000000" w:rsidDel="00000000" w:rsidP="00000000" w:rsidRDefault="00000000" w:rsidRPr="00000000" w14:paraId="000001A3">
      <w:pPr>
        <w:spacing w:after="240" w:before="240" w:lineRule="auto"/>
        <w:ind w:left="720" w:firstLine="0"/>
        <w:rPr>
          <w:color w:val="ff0000"/>
        </w:rPr>
      </w:pPr>
      <w:r w:rsidDel="00000000" w:rsidR="00000000" w:rsidRPr="00000000">
        <w:rPr>
          <w:color w:val="ff0000"/>
          <w:rtl w:val="0"/>
        </w:rPr>
        <w:t xml:space="preserve">Purpose: Surface blind spots before they turn into blockers.</w:t>
      </w:r>
    </w:p>
    <w:p w:rsidR="00000000" w:rsidDel="00000000" w:rsidP="00000000" w:rsidRDefault="00000000" w:rsidRPr="00000000" w14:paraId="000001A4">
      <w:pPr>
        <w:spacing w:after="240" w:before="240" w:lineRule="auto"/>
        <w:ind w:left="720" w:firstLine="0"/>
        <w:rPr>
          <w:color w:val="ff0000"/>
        </w:rPr>
      </w:pPr>
      <w:r w:rsidDel="00000000" w:rsidR="00000000" w:rsidRPr="00000000">
        <w:rPr>
          <w:color w:val="ff0000"/>
          <w:rtl w:val="0"/>
        </w:rPr>
        <w:t xml:space="preserve">Simple flow</w:t>
      </w:r>
    </w:p>
    <w:p w:rsidR="00000000" w:rsidDel="00000000" w:rsidP="00000000" w:rsidRDefault="00000000" w:rsidRPr="00000000" w14:paraId="000001A5">
      <w:pPr>
        <w:spacing w:after="240" w:before="240" w:lineRule="auto"/>
        <w:rPr>
          <w:color w:val="ff0000"/>
        </w:rPr>
      </w:pPr>
      <w:r w:rsidDel="00000000" w:rsidR="00000000" w:rsidRPr="00000000">
        <w:rPr>
          <w:color w:val="ff0000"/>
          <w:rtl w:val="0"/>
        </w:rPr>
        <w:t xml:space="preserve">         </w:t>
        <w:tab/>
        <w:t xml:space="preserve">Topic raised → Host summarizes → “Let’s bridge” prompt → Clarify → Then move forward</w:t>
      </w:r>
    </w:p>
    <w:p w:rsidR="00000000" w:rsidDel="00000000" w:rsidP="00000000" w:rsidRDefault="00000000" w:rsidRPr="00000000" w14:paraId="000001A6">
      <w:pPr>
        <w:spacing w:after="240" w:before="240" w:lineRule="auto"/>
        <w:ind w:left="720" w:firstLine="0"/>
        <w:rPr>
          <w:color w:val="ff0000"/>
        </w:rPr>
      </w:pPr>
      <w:r w:rsidDel="00000000" w:rsidR="00000000" w:rsidRPr="00000000">
        <w:rPr>
          <w:color w:val="ff0000"/>
          <w:rtl w:val="0"/>
        </w:rPr>
        <w:t xml:space="preserve">Sample bridging language (For Host/Facilitator)</w:t>
      </w:r>
    </w:p>
    <w:p w:rsidR="00000000" w:rsidDel="00000000" w:rsidP="00000000" w:rsidRDefault="00000000" w:rsidRPr="00000000" w14:paraId="000001A7">
      <w:pPr>
        <w:spacing w:after="0" w:before="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“What would this look like from the [Ops/Finance/Customer Success] side?”</w:t>
      </w:r>
    </w:p>
    <w:p w:rsidR="00000000" w:rsidDel="00000000" w:rsidP="00000000" w:rsidRDefault="00000000" w:rsidRPr="00000000" w14:paraId="000001A8">
      <w:pPr>
        <w:spacing w:after="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“Do we see any dependencies this decision might create?”</w:t>
      </w:r>
    </w:p>
    <w:p w:rsidR="00000000" w:rsidDel="00000000" w:rsidP="00000000" w:rsidRDefault="00000000" w:rsidRPr="00000000" w14:paraId="000001A9">
      <w:pPr>
        <w:spacing w:after="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“Before we finalise, let’s align across roles. Are there any impacts we haven’t considered yet?”</w:t>
      </w:r>
    </w:p>
    <w:p w:rsidR="00000000" w:rsidDel="00000000" w:rsidP="00000000" w:rsidRDefault="00000000" w:rsidRPr="00000000" w14:paraId="000001AA">
      <w:pPr>
        <w:spacing w:after="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“Any views on this from where you’re sitting?”</w:t>
      </w:r>
    </w:p>
    <w:p w:rsidR="00000000" w:rsidDel="00000000" w:rsidP="00000000" w:rsidRDefault="00000000" w:rsidRPr="00000000" w14:paraId="000001AB">
      <w:pPr>
        <w:spacing w:after="240" w:before="240" w:lineRule="auto"/>
        <w:ind w:left="1440" w:firstLine="0"/>
        <w:rPr>
          <w:i w:val="1"/>
          <w:iCs w:val="1"/>
          <w:color w:val="ff0000"/>
        </w:rPr>
      </w:pPr>
      <w:r w:rsidDel="00000000" w:rsidR="00000000" w:rsidRPr="00000000">
        <w:rPr>
          <w:color w:val="ff0000"/>
          <w:rtl w:val="0"/>
        </w:rPr>
        <w:t xml:space="preserve">Tip: Silence. That’s your cue. </w:t>
      </w:r>
      <w:r w:rsidDel="00000000" w:rsidR="00000000" w:rsidRPr="00000000">
        <w:rPr>
          <w:i w:val="1"/>
          <w:iCs w:val="1"/>
          <w:color w:val="ff0000"/>
          <w:rtl w:val="0"/>
        </w:rPr>
        <w:t xml:space="preserve">“Who haven’t we heard from yet”.</w:t>
      </w:r>
    </w:p>
    <w:p w:rsidR="00000000" w:rsidDel="00000000" w:rsidP="00000000" w:rsidRDefault="00000000" w:rsidRPr="00000000" w14:paraId="000001AC">
      <w:pPr>
        <w:spacing w:after="240" w:before="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AD">
      <w:pPr>
        <w:spacing w:after="240" w:before="240" w:lineRule="auto"/>
        <w:ind w:left="720" w:firstLine="0"/>
        <w:rPr>
          <w:b w:val="1"/>
          <w:bCs w:val="1"/>
          <w:color w:val="ff0000"/>
        </w:rPr>
      </w:pPr>
      <w:r w:rsidDel="00000000" w:rsidR="00000000" w:rsidRPr="00000000">
        <w:rPr>
          <w:b w:val="1"/>
          <w:bCs w:val="1"/>
          <w:color w:val="ff0000"/>
          <w:rtl w:val="0"/>
        </w:rPr>
        <w:t xml:space="preserve">Accordion section 3</w:t>
      </w:r>
    </w:p>
    <w:p w:rsidR="00000000" w:rsidDel="00000000" w:rsidP="00000000" w:rsidRDefault="00000000" w:rsidRPr="00000000" w14:paraId="000001AE">
      <w:pPr>
        <w:spacing w:after="240" w:before="240" w:lineRule="auto"/>
        <w:ind w:left="720" w:firstLine="0"/>
        <w:rPr>
          <w:color w:val="ff0000"/>
        </w:rPr>
      </w:pPr>
      <w:r w:rsidDel="00000000" w:rsidR="00000000" w:rsidRPr="00000000">
        <w:rPr>
          <w:color w:val="ff0000"/>
          <w:rtl w:val="0"/>
        </w:rPr>
        <w:t xml:space="preserve">CLOSING THE MEETING (Last 5–7 minutes)</w:t>
      </w:r>
    </w:p>
    <w:p w:rsidR="00000000" w:rsidDel="00000000" w:rsidP="00000000" w:rsidRDefault="00000000" w:rsidRPr="00000000" w14:paraId="000001AF">
      <w:pPr>
        <w:spacing w:after="240" w:before="240" w:lineRule="auto"/>
        <w:ind w:left="720" w:firstLine="0"/>
        <w:rPr>
          <w:b w:val="1"/>
          <w:bCs w:val="1"/>
          <w:color w:val="ff0000"/>
        </w:rPr>
      </w:pPr>
      <w:r w:rsidDel="00000000" w:rsidR="00000000" w:rsidRPr="00000000">
        <w:rPr>
          <w:b w:val="1"/>
          <w:bCs w:val="1"/>
          <w:color w:val="ff0000"/>
          <w:rtl w:val="0"/>
        </w:rPr>
        <w:t xml:space="preserve">Inside:</w:t>
      </w:r>
    </w:p>
    <w:p w:rsidR="00000000" w:rsidDel="00000000" w:rsidP="00000000" w:rsidRDefault="00000000" w:rsidRPr="00000000" w14:paraId="000001B0">
      <w:pPr>
        <w:spacing w:after="240" w:before="240" w:lineRule="auto"/>
        <w:ind w:left="720" w:firstLine="0"/>
        <w:rPr>
          <w:color w:val="ff0000"/>
        </w:rPr>
      </w:pPr>
      <w:r w:rsidDel="00000000" w:rsidR="00000000" w:rsidRPr="00000000">
        <w:rPr>
          <w:color w:val="ff0000"/>
          <w:rtl w:val="0"/>
        </w:rPr>
        <w:t xml:space="preserve">Purpose: Lock in clarity. Prevent confusion tomorrow.</w:t>
      </w:r>
    </w:p>
    <w:p w:rsidR="00000000" w:rsidDel="00000000" w:rsidP="00000000" w:rsidRDefault="00000000" w:rsidRPr="00000000" w14:paraId="000001B1">
      <w:pPr>
        <w:spacing w:after="240" w:before="240" w:lineRule="auto"/>
        <w:ind w:left="720" w:firstLine="0"/>
        <w:rPr>
          <w:color w:val="ff0000"/>
        </w:rPr>
      </w:pPr>
      <w:r w:rsidDel="00000000" w:rsidR="00000000" w:rsidRPr="00000000">
        <w:rPr>
          <w:color w:val="ff0000"/>
          <w:rtl w:val="0"/>
        </w:rPr>
        <w:t xml:space="preserve">Sample wrap up script (For Host/Facilitator)</w:t>
      </w:r>
    </w:p>
    <w:p w:rsidR="00000000" w:rsidDel="00000000" w:rsidP="00000000" w:rsidRDefault="00000000" w:rsidRPr="00000000" w14:paraId="000001B2">
      <w:pPr>
        <w:spacing w:after="0" w:before="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“Here’s what we’ve aligned on—and what each team is taking forward…”</w:t>
      </w:r>
    </w:p>
    <w:p w:rsidR="00000000" w:rsidDel="00000000" w:rsidP="00000000" w:rsidRDefault="00000000" w:rsidRPr="00000000" w14:paraId="000001B3">
      <w:pPr>
        <w:spacing w:after="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“Quick sense check—do we all feel clear on how this impacts our team’s next steps?”</w:t>
      </w:r>
    </w:p>
    <w:p w:rsidR="00000000" w:rsidDel="00000000" w:rsidP="00000000" w:rsidRDefault="00000000" w:rsidRPr="00000000" w14:paraId="000001B4">
      <w:pPr>
        <w:spacing w:after="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“Let’s turn this into a simple recap so we can track progress across functions next week.”</w:t>
      </w:r>
    </w:p>
    <w:p w:rsidR="00000000" w:rsidDel="00000000" w:rsidP="00000000" w:rsidRDefault="00000000" w:rsidRPr="00000000" w14:paraId="000001B5">
      <w:pPr>
        <w:spacing w:after="0"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If answers feel fuzzy, you’re not done yet.</w:t>
      </w:r>
    </w:p>
    <w:p w:rsidR="00000000" w:rsidDel="00000000" w:rsidP="00000000" w:rsidRDefault="00000000" w:rsidRPr="00000000" w14:paraId="000001B6">
      <w:pP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B7">
      <w:pP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B8">
      <w:pPr>
        <w:spacing w:after="0" w:lineRule="auto"/>
        <w:ind w:left="1080" w:hanging="360"/>
        <w:rPr>
          <w:b w:val="1"/>
          <w:b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rtl w:val="0"/>
        </w:rPr>
        <w:t xml:space="preserve">(insert Text block)</w:t>
      </w:r>
    </w:p>
    <w:p w:rsidR="00000000" w:rsidDel="00000000" w:rsidP="00000000" w:rsidRDefault="00000000" w:rsidRPr="00000000" w14:paraId="000001B9">
      <w:pPr>
        <w:spacing w:after="240" w:before="240" w:lineRule="auto"/>
        <w:ind w:left="720" w:firstLine="0"/>
        <w:rPr>
          <w:color w:val="ff0000"/>
        </w:rPr>
      </w:pPr>
      <w:r w:rsidDel="00000000" w:rsidR="00000000" w:rsidRPr="00000000">
        <w:rPr>
          <w:color w:val="ff0000"/>
          <w:rtl w:val="0"/>
        </w:rPr>
        <w:t xml:space="preserve">Header:</w:t>
      </w:r>
      <w:r w:rsidDel="00000000" w:rsidR="00000000" w:rsidRPr="00000000">
        <w:rPr>
          <w:b w:val="1"/>
          <w:bCs w:val="1"/>
          <w:color w:val="ff0000"/>
          <w:rtl w:val="0"/>
        </w:rPr>
        <w:t xml:space="preserve"> </w:t>
      </w:r>
      <w:r w:rsidDel="00000000" w:rsidR="00000000" w:rsidRPr="00000000">
        <w:rPr>
          <w:color w:val="ff0000"/>
          <w:rtl w:val="0"/>
        </w:rPr>
        <w:t xml:space="preserve">When Bridging meets Resistance</w:t>
      </w:r>
    </w:p>
    <w:p w:rsidR="00000000" w:rsidDel="00000000" w:rsidP="00000000" w:rsidRDefault="00000000" w:rsidRPr="00000000" w14:paraId="000001BA">
      <w:pPr>
        <w:spacing w:after="240" w:before="240" w:lineRule="auto"/>
        <w:ind w:left="720" w:firstLine="0"/>
        <w:rPr>
          <w:color w:val="ff0000"/>
        </w:rPr>
      </w:pPr>
      <w:r w:rsidDel="00000000" w:rsidR="00000000" w:rsidRPr="00000000">
        <w:rPr>
          <w:color w:val="ff0000"/>
          <w:rtl w:val="0"/>
        </w:rPr>
        <w:t xml:space="preserve">Text:</w:t>
      </w:r>
    </w:p>
    <w:p w:rsidR="00000000" w:rsidDel="00000000" w:rsidP="00000000" w:rsidRDefault="00000000" w:rsidRPr="00000000" w14:paraId="000001BB">
      <w:pPr>
        <w:spacing w:after="240" w:before="240" w:lineRule="auto"/>
        <w:ind w:left="720" w:firstLine="0"/>
        <w:rPr>
          <w:color w:val="ff0000"/>
        </w:rPr>
      </w:pPr>
      <w:r w:rsidDel="00000000" w:rsidR="00000000" w:rsidRPr="00000000">
        <w:rPr>
          <w:color w:val="ff0000"/>
          <w:rtl w:val="0"/>
        </w:rPr>
        <w:t xml:space="preserve">Bridging language is powerful, but it doesn’t always land the first time.</w:t>
      </w:r>
    </w:p>
    <w:p w:rsidR="00000000" w:rsidDel="00000000" w:rsidP="00000000" w:rsidRDefault="00000000" w:rsidRPr="00000000" w14:paraId="000001BC">
      <w:pPr>
        <w:spacing w:after="240" w:before="240" w:lineRule="auto"/>
        <w:ind w:left="720" w:firstLine="0"/>
        <w:rPr>
          <w:color w:val="ff0000"/>
        </w:rPr>
      </w:pPr>
      <w:r w:rsidDel="00000000" w:rsidR="00000000" w:rsidRPr="00000000">
        <w:rPr>
          <w:color w:val="ff0000"/>
          <w:rtl w:val="0"/>
        </w:rPr>
        <w:t xml:space="preserve">Sometimes people say no, stay silent, or deflect your effort to collaborate across roles.</w:t>
      </w:r>
    </w:p>
    <w:p w:rsidR="00000000" w:rsidDel="00000000" w:rsidP="00000000" w:rsidRDefault="00000000" w:rsidRPr="00000000" w14:paraId="000001BD">
      <w:pPr>
        <w:spacing w:after="240" w:before="240" w:lineRule="auto"/>
        <w:ind w:left="720" w:firstLine="0"/>
        <w:rPr>
          <w:color w:val="ff0000"/>
        </w:rPr>
      </w:pPr>
      <w:r w:rsidDel="00000000" w:rsidR="00000000" w:rsidRPr="00000000">
        <w:rPr>
          <w:color w:val="ff0000"/>
          <w:rtl w:val="0"/>
        </w:rPr>
        <w:t xml:space="preserve">It doesn’t mean the door is closed, it just means you may need to try again differently.</w:t>
      </w:r>
    </w:p>
    <w:p w:rsidR="00000000" w:rsidDel="00000000" w:rsidP="00000000" w:rsidRDefault="00000000" w:rsidRPr="00000000" w14:paraId="000001BE">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BF">
      <w:pPr>
        <w:spacing w:after="240" w:before="240" w:lineRule="auto"/>
        <w:ind w:left="720" w:firstLine="0"/>
        <w:rPr>
          <w:b w:val="1"/>
          <w:bCs w:val="1"/>
          <w:color w:val="ff0000"/>
        </w:rPr>
      </w:pPr>
      <w:r w:rsidDel="00000000" w:rsidR="00000000" w:rsidRPr="00000000">
        <w:rPr>
          <w:b w:val="1"/>
          <w:bCs w:val="1"/>
          <w:color w:val="ff0000"/>
          <w:rtl w:val="0"/>
        </w:rPr>
        <w:t xml:space="preserve">(Insert Divider block)</w:t>
      </w:r>
    </w:p>
    <w:p w:rsidR="00000000" w:rsidDel="00000000" w:rsidP="00000000" w:rsidRDefault="00000000" w:rsidRPr="00000000" w14:paraId="000001C0">
      <w:pPr>
        <w:spacing w:after="240" w:before="240" w:lineRule="auto"/>
        <w:ind w:left="720" w:firstLine="0"/>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1C1">
      <w:pPr>
        <w:spacing w:after="240" w:before="240" w:lineRule="auto"/>
        <w:ind w:left="720" w:firstLine="0"/>
        <w:rPr>
          <w:b w:val="1"/>
          <w:bCs w:val="1"/>
          <w:color w:val="ff0000"/>
        </w:rPr>
      </w:pPr>
      <w:r w:rsidDel="00000000" w:rsidR="00000000" w:rsidRPr="00000000">
        <w:rPr>
          <w:b w:val="1"/>
          <w:bCs w:val="1"/>
          <w:color w:val="ff0000"/>
          <w:rtl w:val="0"/>
        </w:rPr>
        <w:t xml:space="preserve">(Add Flip Cards block)</w:t>
      </w:r>
    </w:p>
    <w:p w:rsidR="00000000" w:rsidDel="00000000" w:rsidP="00000000" w:rsidRDefault="00000000" w:rsidRPr="00000000" w14:paraId="000001C2">
      <w:pPr>
        <w:spacing w:after="240" w:before="240" w:lineRule="auto"/>
        <w:ind w:left="720" w:firstLine="0"/>
        <w:rPr>
          <w:color w:val="ff0000"/>
        </w:rPr>
      </w:pPr>
      <w:r w:rsidDel="00000000" w:rsidR="00000000" w:rsidRPr="00000000">
        <w:rPr>
          <w:color w:val="ff0000"/>
          <w:rtl w:val="0"/>
        </w:rPr>
        <w:t xml:space="preserve">Flip Card 1</w:t>
      </w:r>
    </w:p>
    <w:p w:rsidR="00000000" w:rsidDel="00000000" w:rsidP="00000000" w:rsidRDefault="00000000" w:rsidRPr="00000000" w14:paraId="000001C3">
      <w:pPr>
        <w:spacing w:after="240" w:before="240" w:lineRule="auto"/>
        <w:ind w:left="720" w:firstLine="0"/>
        <w:rPr>
          <w:color w:val="ff0000"/>
        </w:rPr>
      </w:pPr>
      <w:r w:rsidDel="00000000" w:rsidR="00000000" w:rsidRPr="00000000">
        <w:rPr>
          <w:b w:val="1"/>
          <w:bCs w:val="1"/>
          <w:color w:val="ff0000"/>
          <w:rtl w:val="0"/>
        </w:rPr>
        <w:t xml:space="preserve">Front:</w:t>
      </w:r>
      <w:r w:rsidDel="00000000" w:rsidR="00000000" w:rsidRPr="00000000">
        <w:rPr>
          <w:color w:val="ff0000"/>
          <w:rtl w:val="0"/>
        </w:rPr>
        <w:t xml:space="preserve"> THE HARD “NO”: “That’s not our priority.” or “We’ve already decided.”</w:t>
      </w:r>
    </w:p>
    <w:p w:rsidR="00000000" w:rsidDel="00000000" w:rsidP="00000000" w:rsidRDefault="00000000" w:rsidRPr="00000000" w14:paraId="000001C4">
      <w:pPr>
        <w:spacing w:after="240" w:before="240" w:lineRule="auto"/>
        <w:ind w:left="720" w:firstLine="0"/>
        <w:rPr>
          <w:b w:val="1"/>
          <w:bCs w:val="1"/>
          <w:color w:val="ff0000"/>
        </w:rPr>
      </w:pPr>
      <w:r w:rsidDel="00000000" w:rsidR="00000000" w:rsidRPr="00000000">
        <w:rPr>
          <w:b w:val="1"/>
          <w:bCs w:val="1"/>
          <w:color w:val="ff0000"/>
          <w:rtl w:val="0"/>
        </w:rPr>
        <w:t xml:space="preserve">Back:</w:t>
      </w:r>
    </w:p>
    <w:p w:rsidR="00000000" w:rsidDel="00000000" w:rsidP="00000000" w:rsidRDefault="00000000" w:rsidRPr="00000000" w14:paraId="000001C5">
      <w:pPr>
        <w:spacing w:after="240" w:before="240"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C6">
      <w:pPr>
        <w:spacing w:after="0" w:before="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“I hear that. What would make this more relevant to your team?”</w:t>
      </w:r>
    </w:p>
    <w:p w:rsidR="00000000" w:rsidDel="00000000" w:rsidP="00000000" w:rsidRDefault="00000000" w:rsidRPr="00000000" w14:paraId="000001C7">
      <w:pPr>
        <w:spacing w:after="240" w:lineRule="auto"/>
        <w:ind w:left="1800" w:hanging="36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color w:val="ff0000"/>
          <w:rtl w:val="0"/>
        </w:rPr>
        <w:t xml:space="preserve">“Would it be okay if I followed up after [event or deadline]? I think insight from your function could help us avoid rework.”</w:t>
      </w:r>
    </w:p>
    <w:p w:rsidR="00000000" w:rsidDel="00000000" w:rsidP="00000000" w:rsidRDefault="00000000" w:rsidRPr="00000000" w14:paraId="000001C8">
      <w:pPr>
        <w:spacing w:after="240" w:before="240"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Acknowledge pressure. Ask permission to keep the loop open.</w:t>
      </w:r>
    </w:p>
    <w:p w:rsidR="00000000" w:rsidDel="00000000" w:rsidP="00000000" w:rsidRDefault="00000000" w:rsidRPr="00000000" w14:paraId="000001C9">
      <w:pPr>
        <w:spacing w:after="240" w:before="240" w:lineRule="auto"/>
        <w:rPr>
          <w:color w:val="ff0000"/>
        </w:rPr>
      </w:pPr>
      <w:r w:rsidDel="00000000" w:rsidR="00000000" w:rsidRPr="00000000">
        <w:rPr>
          <w:color w:val="ff0000"/>
          <w:rtl w:val="0"/>
        </w:rPr>
        <w:t xml:space="preserve"> </w:t>
      </w:r>
    </w:p>
    <w:p w:rsidR="00000000" w:rsidDel="00000000" w:rsidP="00000000" w:rsidRDefault="00000000" w:rsidRPr="00000000" w14:paraId="000001CA">
      <w:pPr>
        <w:spacing w:after="240" w:before="240" w:lineRule="auto"/>
        <w:rPr>
          <w:color w:val="ff0000"/>
        </w:rPr>
      </w:pPr>
      <w:r w:rsidDel="00000000" w:rsidR="00000000" w:rsidRPr="00000000">
        <w:rPr>
          <w:color w:val="ff0000"/>
          <w:rtl w:val="0"/>
        </w:rPr>
        <w:t xml:space="preserve"> </w:t>
      </w:r>
    </w:p>
    <w:p w:rsidR="00000000" w:rsidDel="00000000" w:rsidP="00000000" w:rsidRDefault="00000000" w:rsidRPr="00000000" w14:paraId="000001CB">
      <w:pPr>
        <w:spacing w:after="240" w:before="240" w:lineRule="auto"/>
        <w:rPr>
          <w:color w:val="ff0000"/>
        </w:rPr>
      </w:pPr>
      <w:r w:rsidDel="00000000" w:rsidR="00000000" w:rsidRPr="00000000">
        <w:rPr>
          <w:color w:val="ff0000"/>
          <w:rtl w:val="0"/>
        </w:rPr>
        <w:t xml:space="preserve">             </w:t>
        <w:tab/>
        <w:t xml:space="preserve">Flip Card 2</w:t>
      </w:r>
    </w:p>
    <w:p w:rsidR="00000000" w:rsidDel="00000000" w:rsidP="00000000" w:rsidRDefault="00000000" w:rsidRPr="00000000" w14:paraId="000001CC">
      <w:pPr>
        <w:spacing w:after="240" w:before="240" w:lineRule="auto"/>
        <w:rPr>
          <w:color w:val="ff0000"/>
        </w:rPr>
      </w:pPr>
      <w:r w:rsidDel="00000000" w:rsidR="00000000" w:rsidRPr="00000000">
        <w:rPr>
          <w:b w:val="1"/>
          <w:bCs w:val="1"/>
          <w:color w:val="ff0000"/>
          <w:rtl w:val="0"/>
        </w:rPr>
        <w:t xml:space="preserve">             </w:t>
        <w:tab/>
        <w:t xml:space="preserve">Front: </w:t>
      </w:r>
      <w:r w:rsidDel="00000000" w:rsidR="00000000" w:rsidRPr="00000000">
        <w:rPr>
          <w:color w:val="ff0000"/>
          <w:rtl w:val="0"/>
        </w:rPr>
        <w:t xml:space="preserve">SILENCE or “We’re good”: No input offered when you bridge.</w:t>
      </w:r>
    </w:p>
    <w:p w:rsidR="00000000" w:rsidDel="00000000" w:rsidP="00000000" w:rsidRDefault="00000000" w:rsidRPr="00000000" w14:paraId="000001CD">
      <w:pPr>
        <w:spacing w:after="240" w:before="240" w:lineRule="auto"/>
        <w:rPr>
          <w:b w:val="1"/>
          <w:bCs w:val="1"/>
          <w:color w:val="ff0000"/>
        </w:rPr>
      </w:pPr>
      <w:r w:rsidDel="00000000" w:rsidR="00000000" w:rsidRPr="00000000">
        <w:rPr>
          <w:color w:val="ff0000"/>
          <w:rtl w:val="0"/>
        </w:rPr>
        <w:t xml:space="preserve">             </w:t>
        <w:tab/>
      </w:r>
      <w:r w:rsidDel="00000000" w:rsidR="00000000" w:rsidRPr="00000000">
        <w:rPr>
          <w:b w:val="1"/>
          <w:bCs w:val="1"/>
          <w:color w:val="ff0000"/>
          <w:rtl w:val="0"/>
        </w:rPr>
        <w:t xml:space="preserve"> Back:</w:t>
      </w:r>
    </w:p>
    <w:p w:rsidR="00000000" w:rsidDel="00000000" w:rsidP="00000000" w:rsidRDefault="00000000" w:rsidRPr="00000000" w14:paraId="000001CE">
      <w:pPr>
        <w:spacing w:after="240" w:before="240"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CF">
      <w:pPr>
        <w:spacing w:after="0" w:before="240"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 noticed we didn’t get a view from [team]. Is there anything that might create a tension point for your function later on?”</w:t>
      </w:r>
    </w:p>
    <w:p w:rsidR="00000000" w:rsidDel="00000000" w:rsidP="00000000" w:rsidRDefault="00000000" w:rsidRPr="00000000" w14:paraId="000001D0">
      <w:pPr>
        <w:spacing w:after="240"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 want to make space for your view, even if it’s a quick one. Is there anything you'd want us to understand from your side?”</w:t>
      </w:r>
    </w:p>
    <w:p w:rsidR="00000000" w:rsidDel="00000000" w:rsidP="00000000" w:rsidRDefault="00000000" w:rsidRPr="00000000" w14:paraId="000001D1">
      <w:pPr>
        <w:spacing w:after="240" w:before="240"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Make it low stakes, but signal genuine interest.</w:t>
      </w:r>
    </w:p>
    <w:p w:rsidR="00000000" w:rsidDel="00000000" w:rsidP="00000000" w:rsidRDefault="00000000" w:rsidRPr="00000000" w14:paraId="000001D2">
      <w:pPr>
        <w:spacing w:after="240" w:before="240" w:lineRule="auto"/>
        <w:ind w:left="1440" w:firstLine="0"/>
        <w:rPr>
          <w:color w:val="ff0000"/>
        </w:rPr>
      </w:pPr>
      <w:r w:rsidDel="00000000" w:rsidR="00000000" w:rsidRPr="00000000">
        <w:rPr>
          <w:color w:val="ff0000"/>
          <w:rtl w:val="0"/>
        </w:rPr>
        <w:t xml:space="preserve"> </w:t>
      </w:r>
    </w:p>
    <w:p w:rsidR="00000000" w:rsidDel="00000000" w:rsidP="00000000" w:rsidRDefault="00000000" w:rsidRPr="00000000" w14:paraId="000001D3">
      <w:pPr>
        <w:spacing w:after="240" w:before="240" w:lineRule="auto"/>
        <w:ind w:left="720" w:firstLine="0"/>
        <w:rPr>
          <w:color w:val="ff0000"/>
        </w:rPr>
      </w:pPr>
      <w:r w:rsidDel="00000000" w:rsidR="00000000" w:rsidRPr="00000000">
        <w:rPr>
          <w:color w:val="ff0000"/>
          <w:rtl w:val="0"/>
        </w:rPr>
        <w:t xml:space="preserve">Flip Card 3</w:t>
      </w:r>
    </w:p>
    <w:p w:rsidR="00000000" w:rsidDel="00000000" w:rsidP="00000000" w:rsidRDefault="00000000" w:rsidRPr="00000000" w14:paraId="000001D4">
      <w:pPr>
        <w:spacing w:after="240" w:before="240" w:lineRule="auto"/>
        <w:ind w:left="720" w:firstLine="0"/>
        <w:rPr>
          <w:color w:val="ff0000"/>
        </w:rPr>
      </w:pPr>
      <w:r w:rsidDel="00000000" w:rsidR="00000000" w:rsidRPr="00000000">
        <w:rPr>
          <w:b w:val="1"/>
          <w:bCs w:val="1"/>
          <w:color w:val="ff0000"/>
          <w:rtl w:val="0"/>
        </w:rPr>
        <w:t xml:space="preserve">Front: </w:t>
      </w:r>
      <w:r w:rsidDel="00000000" w:rsidR="00000000" w:rsidRPr="00000000">
        <w:rPr>
          <w:color w:val="ff0000"/>
          <w:rtl w:val="0"/>
        </w:rPr>
        <w:t xml:space="preserve">“STAY IN YOUR LANE” FEEDBACK: “This isn’t in your scope.”</w:t>
      </w:r>
    </w:p>
    <w:p w:rsidR="00000000" w:rsidDel="00000000" w:rsidP="00000000" w:rsidRDefault="00000000" w:rsidRPr="00000000" w14:paraId="000001D5">
      <w:pPr>
        <w:spacing w:after="240" w:before="240" w:lineRule="auto"/>
        <w:ind w:left="720" w:firstLine="0"/>
        <w:rPr>
          <w:b w:val="1"/>
          <w:bCs w:val="1"/>
          <w:color w:val="ff0000"/>
        </w:rPr>
      </w:pPr>
      <w:r w:rsidDel="00000000" w:rsidR="00000000" w:rsidRPr="00000000">
        <w:rPr>
          <w:b w:val="1"/>
          <w:bCs w:val="1"/>
          <w:color w:val="ff0000"/>
          <w:rtl w:val="0"/>
        </w:rPr>
        <w:t xml:space="preserve">Back:</w:t>
      </w:r>
    </w:p>
    <w:p w:rsidR="00000000" w:rsidDel="00000000" w:rsidP="00000000" w:rsidRDefault="00000000" w:rsidRPr="00000000" w14:paraId="000001D6">
      <w:pPr>
        <w:spacing w:after="240" w:before="240"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D7">
      <w:pPr>
        <w:spacing w:after="0" w:before="240"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 respect your boundaries. I’m asking because collaboration is smoother when we see the big picture”</w:t>
      </w:r>
    </w:p>
    <w:p w:rsidR="00000000" w:rsidDel="00000000" w:rsidP="00000000" w:rsidRDefault="00000000" w:rsidRPr="00000000" w14:paraId="000001D8">
      <w:pPr>
        <w:spacing w:after="240"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“Would you be open to a quick sense check?”</w:t>
      </w:r>
    </w:p>
    <w:p w:rsidR="00000000" w:rsidDel="00000000" w:rsidP="00000000" w:rsidRDefault="00000000" w:rsidRPr="00000000" w14:paraId="000001D9">
      <w:pPr>
        <w:spacing w:after="240" w:before="240" w:lineRule="auto"/>
        <w:ind w:left="720" w:firstLine="0"/>
        <w:rPr>
          <w:color w:val="ff0000"/>
        </w:rPr>
      </w:pPr>
      <w:r w:rsidDel="00000000" w:rsidR="00000000" w:rsidRPr="00000000">
        <w:rPr>
          <w:b w:val="1"/>
          <w:bCs w:val="1"/>
          <w:color w:val="ff0000"/>
          <w:rtl w:val="0"/>
        </w:rPr>
        <w:t xml:space="preserve">Tip: </w:t>
      </w:r>
      <w:r w:rsidDel="00000000" w:rsidR="00000000" w:rsidRPr="00000000">
        <w:rPr>
          <w:color w:val="ff0000"/>
          <w:rtl w:val="0"/>
        </w:rPr>
        <w:t xml:space="preserve">Frame curiosity as efficiency, not control.</w:t>
      </w:r>
    </w:p>
    <w:p w:rsidR="00000000" w:rsidDel="00000000" w:rsidP="00000000" w:rsidRDefault="00000000" w:rsidRPr="00000000" w14:paraId="000001DA">
      <w:pPr>
        <w:spacing w:after="240" w:before="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DB">
      <w:pPr>
        <w:spacing w:after="240" w:before="240" w:lineRule="auto"/>
        <w:ind w:left="720" w:firstLine="0"/>
        <w:rPr>
          <w:color w:val="ff0000"/>
        </w:rPr>
      </w:pPr>
      <w:r w:rsidDel="00000000" w:rsidR="00000000" w:rsidRPr="00000000">
        <w:rPr>
          <w:color w:val="ff0000"/>
          <w:rtl w:val="0"/>
        </w:rPr>
        <w:t xml:space="preserve">Flip Card 4</w:t>
      </w:r>
    </w:p>
    <w:p w:rsidR="00000000" w:rsidDel="00000000" w:rsidP="00000000" w:rsidRDefault="00000000" w:rsidRPr="00000000" w14:paraId="000001DC">
      <w:pPr>
        <w:spacing w:after="240" w:before="240" w:lineRule="auto"/>
        <w:ind w:left="720" w:firstLine="0"/>
        <w:rPr>
          <w:color w:val="ff0000"/>
        </w:rPr>
      </w:pPr>
      <w:r w:rsidDel="00000000" w:rsidR="00000000" w:rsidRPr="00000000">
        <w:rPr>
          <w:b w:val="1"/>
          <w:bCs w:val="1"/>
          <w:color w:val="ff0000"/>
          <w:rtl w:val="0"/>
        </w:rPr>
        <w:t xml:space="preserve">Front: </w:t>
      </w:r>
      <w:r w:rsidDel="00000000" w:rsidR="00000000" w:rsidRPr="00000000">
        <w:rPr>
          <w:color w:val="ff0000"/>
          <w:rtl w:val="0"/>
        </w:rPr>
        <w:t xml:space="preserve">INDIRECT RESISTANCE: “Let’s circle back later.” or “We’ll let you know.”</w:t>
      </w:r>
    </w:p>
    <w:p w:rsidR="00000000" w:rsidDel="00000000" w:rsidP="00000000" w:rsidRDefault="00000000" w:rsidRPr="00000000" w14:paraId="000001DD">
      <w:pPr>
        <w:spacing w:after="240" w:before="240" w:lineRule="auto"/>
        <w:ind w:left="720" w:firstLine="0"/>
        <w:rPr>
          <w:b w:val="1"/>
          <w:bCs w:val="1"/>
          <w:color w:val="ff0000"/>
        </w:rPr>
      </w:pPr>
      <w:r w:rsidDel="00000000" w:rsidR="00000000" w:rsidRPr="00000000">
        <w:rPr>
          <w:b w:val="1"/>
          <w:bCs w:val="1"/>
          <w:color w:val="ff0000"/>
          <w:rtl w:val="0"/>
        </w:rPr>
        <w:t xml:space="preserve">Back:</w:t>
      </w:r>
    </w:p>
    <w:p w:rsidR="00000000" w:rsidDel="00000000" w:rsidP="00000000" w:rsidRDefault="00000000" w:rsidRPr="00000000" w14:paraId="000001DE">
      <w:pPr>
        <w:spacing w:after="240" w:before="240" w:lineRule="auto"/>
        <w:ind w:left="720" w:firstLine="0"/>
        <w:rPr>
          <w:color w:val="ff0000"/>
        </w:rPr>
      </w:pPr>
      <w:r w:rsidDel="00000000" w:rsidR="00000000" w:rsidRPr="00000000">
        <w:rPr>
          <w:color w:val="ff0000"/>
          <w:rtl w:val="0"/>
        </w:rPr>
        <w:t xml:space="preserve">Try:</w:t>
      </w:r>
    </w:p>
    <w:p w:rsidR="00000000" w:rsidDel="00000000" w:rsidP="00000000" w:rsidRDefault="00000000" w:rsidRPr="00000000" w14:paraId="000001DF">
      <w:pPr>
        <w:spacing w:after="0" w:before="240"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“So I can plan well, is there a better time for your team to weigh in?”</w:t>
      </w:r>
    </w:p>
    <w:p w:rsidR="00000000" w:rsidDel="00000000" w:rsidP="00000000" w:rsidRDefault="00000000" w:rsidRPr="00000000" w14:paraId="000001E0">
      <w:pPr>
        <w:spacing w:after="240" w:lineRule="auto"/>
        <w:ind w:left="1800" w:hanging="360"/>
        <w:rPr>
          <w:i w:val="1"/>
          <w:i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ab/>
      </w:r>
      <w:r w:rsidDel="00000000" w:rsidR="00000000" w:rsidRPr="00000000">
        <w:rPr>
          <w:i w:val="1"/>
          <w:iCs w:val="1"/>
          <w:color w:val="ff0000"/>
          <w:rtl w:val="0"/>
        </w:rPr>
        <w:t xml:space="preserve">“I’ll mark a follow up, I want to keep your needs in the mix”</w:t>
      </w:r>
    </w:p>
    <w:p w:rsidR="00000000" w:rsidDel="00000000" w:rsidP="00000000" w:rsidRDefault="00000000" w:rsidRPr="00000000" w14:paraId="000001E1">
      <w:pPr>
        <w:spacing w:after="240" w:before="240" w:lineRule="auto"/>
        <w:ind w:left="720" w:firstLine="0"/>
        <w:rPr>
          <w:color w:val="ff0000"/>
        </w:rPr>
      </w:pPr>
      <w:r w:rsidDel="00000000" w:rsidR="00000000" w:rsidRPr="00000000">
        <w:rPr>
          <w:b w:val="1"/>
          <w:bCs w:val="1"/>
          <w:color w:val="ff0000"/>
          <w:rtl w:val="0"/>
        </w:rPr>
        <w:t xml:space="preserve">Tip:</w:t>
      </w:r>
      <w:r w:rsidDel="00000000" w:rsidR="00000000" w:rsidRPr="00000000">
        <w:rPr>
          <w:color w:val="ff0000"/>
          <w:rtl w:val="0"/>
        </w:rPr>
        <w:t xml:space="preserve"> Be gracious. Signal accountability. Follow through.</w:t>
      </w:r>
    </w:p>
    <w:p w:rsidR="00000000" w:rsidDel="00000000" w:rsidP="00000000" w:rsidRDefault="00000000" w:rsidRPr="00000000" w14:paraId="000001E2">
      <w:pPr>
        <w:spacing w:after="240" w:before="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E3">
      <w:pPr>
        <w:spacing w:after="240" w:before="240" w:lineRule="auto"/>
        <w:ind w:left="2160" w:firstLine="0"/>
        <w:rPr>
          <w:color w:val="ff0000"/>
        </w:rPr>
      </w:pPr>
      <w:r w:rsidDel="00000000" w:rsidR="00000000" w:rsidRPr="00000000">
        <w:rPr>
          <w:color w:val="ff0000"/>
          <w:rtl w:val="0"/>
        </w:rPr>
        <w:t xml:space="preserve"> </w:t>
      </w:r>
    </w:p>
    <w:p w:rsidR="00000000" w:rsidDel="00000000" w:rsidP="00000000" w:rsidRDefault="00000000" w:rsidRPr="00000000" w14:paraId="000001E4">
      <w:pPr>
        <w:spacing w:after="240" w:before="240" w:lineRule="auto"/>
        <w:ind w:left="1080" w:hanging="360"/>
        <w:rPr>
          <w:b w:val="1"/>
          <w:bCs w:val="1"/>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rtl w:val="0"/>
        </w:rPr>
        <w:t xml:space="preserve">(Insert Statement Block)</w:t>
      </w:r>
    </w:p>
    <w:p w:rsidR="00000000" w:rsidDel="00000000" w:rsidP="00000000" w:rsidRDefault="00000000" w:rsidRPr="00000000" w14:paraId="000001E5">
      <w:pPr>
        <w:spacing w:after="0" w:lineRule="auto"/>
        <w:ind w:left="720" w:firstLine="0"/>
        <w:rPr>
          <w:color w:val="ff0000"/>
        </w:rPr>
      </w:pPr>
      <w:r w:rsidDel="00000000" w:rsidR="00000000" w:rsidRPr="00000000">
        <w:rPr>
          <w:color w:val="ff0000"/>
          <w:rtl w:val="0"/>
        </w:rPr>
        <w:t xml:space="preserve">Bridging doesn’t begin with consensus.</w:t>
      </w:r>
    </w:p>
    <w:p w:rsidR="00000000" w:rsidDel="00000000" w:rsidP="00000000" w:rsidRDefault="00000000" w:rsidRPr="00000000" w14:paraId="000001E6">
      <w:pPr>
        <w:spacing w:after="0" w:lineRule="auto"/>
        <w:ind w:left="720" w:firstLine="0"/>
        <w:rPr>
          <w:color w:val="ff0000"/>
        </w:rPr>
      </w:pPr>
      <w:r w:rsidDel="00000000" w:rsidR="00000000" w:rsidRPr="00000000">
        <w:rPr>
          <w:color w:val="ff0000"/>
          <w:rtl w:val="0"/>
        </w:rPr>
        <w:t xml:space="preserve">It begins with curiosity.</w:t>
      </w:r>
    </w:p>
    <w:p w:rsidR="00000000" w:rsidDel="00000000" w:rsidP="00000000" w:rsidRDefault="00000000" w:rsidRPr="00000000" w14:paraId="000001E7">
      <w:pPr>
        <w:spacing w:after="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1E8">
      <w:pPr>
        <w:spacing w:after="0" w:lineRule="auto"/>
        <w:ind w:left="720" w:firstLine="0"/>
        <w:rPr>
          <w:color w:val="ff0000"/>
        </w:rPr>
      </w:pPr>
      <w:r w:rsidDel="00000000" w:rsidR="00000000" w:rsidRPr="00000000">
        <w:rPr>
          <w:color w:val="ff0000"/>
          <w:rtl w:val="0"/>
        </w:rPr>
        <w:t xml:space="preserve">Resistance isn’t rejection, it’s information.</w:t>
      </w:r>
    </w:p>
    <w:p w:rsidR="00000000" w:rsidDel="00000000" w:rsidP="00000000" w:rsidRDefault="00000000" w:rsidRPr="00000000" w14:paraId="000001E9">
      <w:pPr>
        <w:spacing w:after="0" w:lineRule="auto"/>
        <w:ind w:left="720" w:firstLine="0"/>
        <w:rPr>
          <w:color w:val="ff0000"/>
        </w:rPr>
      </w:pPr>
      <w:r w:rsidDel="00000000" w:rsidR="00000000" w:rsidRPr="00000000">
        <w:rPr>
          <w:color w:val="ff0000"/>
          <w:rtl w:val="0"/>
        </w:rPr>
        <w:t xml:space="preserve">Adjust the tone. Try again. Stay steady.</w:t>
      </w:r>
    </w:p>
    <w:p w:rsidR="00000000" w:rsidDel="00000000" w:rsidP="00000000" w:rsidRDefault="00000000" w:rsidRPr="00000000" w14:paraId="000001EA">
      <w:pPr>
        <w:spacing w:after="240" w:before="240" w:lineRule="auto"/>
        <w:ind w:left="1440" w:firstLine="0"/>
        <w:rPr>
          <w:color w:val="ff0000"/>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color w:val="ff0000"/>
          <w:rtl w:val="0"/>
        </w:rPr>
        <w:t xml:space="preserve">(</w:t>
      </w:r>
      <w:r w:rsidDel="00000000" w:rsidR="00000000" w:rsidRPr="00000000">
        <w:rPr>
          <w:rtl w:val="0"/>
        </w:rPr>
        <w:t xml:space="preserve">Wrap up: Great cross-functional collaboration isn’t just about structure, it’s about mindset and language. When you use bridging phrases, you don’t just clarify plans, you connect people. That’s how momentum builds across roles.</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40" w:before="240" w:lineRule="auto"/>
        <w:rPr>
          <w:color w:val="ff0000"/>
        </w:rPr>
      </w:pPr>
      <w:r w:rsidDel="00000000" w:rsidR="00000000" w:rsidRPr="00000000">
        <w:rPr>
          <w:rtl w:val="0"/>
        </w:rPr>
        <w:t xml:space="preserve">This lesson also builds core relationship skills by helping you co-create trust through intentional, inclusive language that invites perspective, reduces confusion, and promotes psychological safety in diverse teams.</w:t>
        <w:br w:type="textWrapping"/>
        <w:br w:type="textWrapping"/>
        <w:t xml:space="preserve">SEL sidebar / callout : SEL Connection: You're strengthening key SEL competencies like Relationship Skills and Social Awareness by learning to communicate in ways that acknowledge others' experiences, voices, and emotional needs. These skills increase empathy, respect, and collaboration.</w:t>
      </w:r>
      <w:r w:rsidDel="00000000" w:rsidR="00000000" w:rsidRPr="00000000">
        <w:rPr>
          <w:color w:val="ff0000"/>
          <w:rtl w:val="0"/>
        </w:rPr>
        <w:t xml:space="preserve">) Synthesia video</w:t>
      </w:r>
    </w:p>
    <w:p w:rsidR="00000000" w:rsidDel="00000000" w:rsidP="00000000" w:rsidRDefault="00000000" w:rsidRPr="00000000" w14:paraId="000001ED">
      <w:pPr>
        <w:pStyle w:val="Heading1"/>
        <w:rPr/>
      </w:pPr>
      <w:r w:rsidDel="00000000" w:rsidR="00000000" w:rsidRPr="00000000">
        <w:rPr>
          <w:rtl w:val="0"/>
        </w:rPr>
        <w:t xml:space="preserve">6. Facilitator Notes (Required)</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Delivery Mode:</w:t>
      </w:r>
      <w:r w:rsidDel="00000000" w:rsidR="00000000" w:rsidRPr="00000000">
        <w:rPr>
          <w:rtl w:val="0"/>
        </w:rPr>
        <w:t xml:space="preserve"> Hybrid (self-paced with optional live group coaching)</w:t>
        <w:br w:type="textWrapping"/>
      </w:r>
      <w:r w:rsidDel="00000000" w:rsidR="00000000" w:rsidRPr="00000000">
        <w:rPr>
          <w:b w:val="1"/>
          <w:bCs w:val="1"/>
          <w:rtl w:val="0"/>
        </w:rPr>
        <w:t xml:space="preserve">Session Length:</w:t>
      </w:r>
      <w:r w:rsidDel="00000000" w:rsidR="00000000" w:rsidRPr="00000000">
        <w:rPr>
          <w:rtl w:val="0"/>
        </w:rPr>
        <w:t xml:space="preserve"> 50–60 minutes</w:t>
        <w:br w:type="textWrapping"/>
      </w:r>
      <w:r w:rsidDel="00000000" w:rsidR="00000000" w:rsidRPr="00000000">
        <w:rPr>
          <w:b w:val="1"/>
          <w:bCs w:val="1"/>
          <w:rtl w:val="0"/>
        </w:rPr>
        <w:t xml:space="preserve">Facilitator Role:</w:t>
      </w:r>
      <w:r w:rsidDel="00000000" w:rsidR="00000000" w:rsidRPr="00000000">
        <w:rPr>
          <w:rtl w:val="0"/>
        </w:rPr>
        <w:t xml:space="preserve"> Help learners explore how language can reduce silos and strengthen cross-functional collaboration. Use reflection, practice, and behavioural nudges to support learning.</w:t>
      </w:r>
    </w:p>
    <w:p w:rsidR="00000000" w:rsidDel="00000000" w:rsidP="00000000" w:rsidRDefault="00000000" w:rsidRPr="00000000" w14:paraId="000001EF">
      <w:pPr>
        <w:pStyle w:val="Heading3"/>
        <w:keepNext w:val="0"/>
        <w:keepLines w:val="0"/>
        <w:spacing w:after="80" w:before="280" w:lineRule="auto"/>
        <w:rPr>
          <w:rFonts w:ascii="Cambria" w:cs="Cambria" w:eastAsia="Cambria" w:hAnsi="Cambria"/>
          <w:color w:val="000000"/>
          <w:sz w:val="26"/>
          <w:szCs w:val="26"/>
        </w:rPr>
      </w:pPr>
      <w:bookmarkStart w:colFirst="0" w:colLast="0" w:name="_heading=h.1t5kehtvomw1"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1F0">
      <w:pPr>
        <w:spacing w:after="240" w:before="240" w:lineRule="auto"/>
        <w:rPr/>
      </w:pPr>
      <w:r w:rsidDel="00000000" w:rsidR="00000000" w:rsidRPr="00000000">
        <w:rPr>
          <w:rtl w:val="0"/>
        </w:rPr>
        <w:t xml:space="preserve">Script: "Welcome. Today’s lesson is </w:t>
      </w:r>
      <w:r w:rsidDel="00000000" w:rsidR="00000000" w:rsidRPr="00000000">
        <w:rPr>
          <w:i w:val="1"/>
          <w:iCs w:val="1"/>
          <w:rtl w:val="0"/>
        </w:rPr>
        <w:t xml:space="preserve">Bridge Across Roles</w:t>
      </w:r>
      <w:r w:rsidDel="00000000" w:rsidR="00000000" w:rsidRPr="00000000">
        <w:rPr>
          <w:rtl w:val="0"/>
        </w:rPr>
        <w:t xml:space="preserve">. It’s about how we move from working in silos to working in sync. You’ll learn language that helps connect perspectives, especially across departments or functions." Encourage learners to bring real examples from their own work.</w:t>
      </w:r>
    </w:p>
    <w:p w:rsidR="00000000" w:rsidDel="00000000" w:rsidP="00000000" w:rsidRDefault="00000000" w:rsidRPr="00000000" w14:paraId="000001F1">
      <w:pPr>
        <w:spacing w:after="240" w:before="240" w:lineRule="auto"/>
        <w:rPr/>
      </w:pPr>
      <w:r w:rsidDel="00000000" w:rsidR="00000000" w:rsidRPr="00000000">
        <w:rPr>
          <w:rtl w:val="0"/>
        </w:rPr>
        <w:t xml:space="preserve">This lesson also touches on how to adapt your language to suit different contexts while staying aligned to your collaborative intent.</w:t>
      </w:r>
    </w:p>
    <w:p w:rsidR="00000000" w:rsidDel="00000000" w:rsidP="00000000" w:rsidRDefault="00000000" w:rsidRPr="00000000" w14:paraId="000001F2">
      <w:pPr>
        <w:pStyle w:val="Heading3"/>
        <w:keepNext w:val="0"/>
        <w:keepLines w:val="0"/>
        <w:spacing w:after="80" w:before="280" w:lineRule="auto"/>
        <w:rPr>
          <w:rFonts w:ascii="Cambria" w:cs="Cambria" w:eastAsia="Cambria" w:hAnsi="Cambria"/>
          <w:color w:val="000000"/>
          <w:sz w:val="26"/>
          <w:szCs w:val="26"/>
        </w:rPr>
      </w:pPr>
      <w:bookmarkStart w:colFirst="0" w:colLast="0" w:name="_heading=h.bub58x48j8fv"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1F3">
      <w:pPr>
        <w:spacing w:after="240" w:before="240" w:lineRule="auto"/>
        <w:rPr/>
      </w:pPr>
      <w:r w:rsidDel="00000000" w:rsidR="00000000" w:rsidRPr="00000000">
        <w:rPr>
          <w:rtl w:val="0"/>
        </w:rPr>
        <w:t xml:space="preserve">Display or read the Spark section. Prompt solo reflection:</w:t>
      </w:r>
    </w:p>
    <w:p w:rsidR="00000000" w:rsidDel="00000000" w:rsidP="00000000" w:rsidRDefault="00000000" w:rsidRPr="00000000" w14:paraId="000001F4">
      <w:pPr>
        <w:numPr>
          <w:ilvl w:val="0"/>
          <w:numId w:val="8"/>
        </w:numPr>
        <w:spacing w:after="0" w:before="240" w:lineRule="auto"/>
        <w:ind w:left="720" w:hanging="360"/>
        <w:rPr/>
      </w:pPr>
      <w:r w:rsidDel="00000000" w:rsidR="00000000" w:rsidRPr="00000000">
        <w:rPr>
          <w:rtl w:val="0"/>
        </w:rPr>
        <w:t xml:space="preserve">"Think of a time when a project was slowed down because of siloed decision-making. What could have been done differently?"</w:t>
      </w:r>
    </w:p>
    <w:p w:rsidR="00000000" w:rsidDel="00000000" w:rsidP="00000000" w:rsidRDefault="00000000" w:rsidRPr="00000000" w14:paraId="000001F5">
      <w:pPr>
        <w:numPr>
          <w:ilvl w:val="0"/>
          <w:numId w:val="8"/>
        </w:numPr>
        <w:spacing w:after="240" w:lineRule="auto"/>
        <w:ind w:left="720" w:hanging="360"/>
        <w:rPr/>
      </w:pPr>
      <w:r w:rsidDel="00000000" w:rsidR="00000000" w:rsidRPr="00000000">
        <w:rPr>
          <w:rtl w:val="0"/>
        </w:rPr>
        <w:t xml:space="preserve">"Which function do you usually align with least? What’s one question you’ve never asked them?"</w:t>
      </w:r>
    </w:p>
    <w:p w:rsidR="00000000" w:rsidDel="00000000" w:rsidP="00000000" w:rsidRDefault="00000000" w:rsidRPr="00000000" w14:paraId="000001F6">
      <w:pPr>
        <w:pStyle w:val="Heading3"/>
        <w:keepNext w:val="0"/>
        <w:keepLines w:val="0"/>
        <w:spacing w:after="80" w:before="280" w:lineRule="auto"/>
        <w:rPr>
          <w:rFonts w:ascii="Cambria" w:cs="Cambria" w:eastAsia="Cambria" w:hAnsi="Cambria"/>
          <w:color w:val="000000"/>
          <w:sz w:val="26"/>
          <w:szCs w:val="26"/>
        </w:rPr>
      </w:pPr>
      <w:bookmarkStart w:colFirst="0" w:colLast="0" w:name="_heading=h.i3e62eppwqel"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1F7">
      <w:pPr>
        <w:spacing w:after="240" w:before="240" w:lineRule="auto"/>
        <w:rPr/>
      </w:pPr>
      <w:r w:rsidDel="00000000" w:rsidR="00000000" w:rsidRPr="00000000">
        <w:rPr>
          <w:rtl w:val="0"/>
        </w:rPr>
        <w:t xml:space="preserve">Read the transcript (from above including mini dialogues) aloud or allow silent reading. Then:</w:t>
      </w:r>
    </w:p>
    <w:p w:rsidR="00000000" w:rsidDel="00000000" w:rsidP="00000000" w:rsidRDefault="00000000" w:rsidRPr="00000000" w14:paraId="000001F8">
      <w:pPr>
        <w:numPr>
          <w:ilvl w:val="0"/>
          <w:numId w:val="3"/>
        </w:numPr>
        <w:spacing w:after="0" w:before="240" w:lineRule="auto"/>
        <w:ind w:left="720" w:hanging="360"/>
        <w:rPr/>
      </w:pPr>
      <w:r w:rsidDel="00000000" w:rsidR="00000000" w:rsidRPr="00000000">
        <w:rPr>
          <w:rtl w:val="0"/>
        </w:rPr>
        <w:t xml:space="preserve">Display the bridging phrases.</w:t>
      </w:r>
    </w:p>
    <w:p w:rsidR="00000000" w:rsidDel="00000000" w:rsidP="00000000" w:rsidRDefault="00000000" w:rsidRPr="00000000" w14:paraId="000001F9">
      <w:pPr>
        <w:numPr>
          <w:ilvl w:val="0"/>
          <w:numId w:val="3"/>
        </w:numPr>
        <w:spacing w:after="0" w:lineRule="auto"/>
        <w:ind w:left="720" w:hanging="360"/>
        <w:rPr/>
      </w:pPr>
      <w:r w:rsidDel="00000000" w:rsidR="00000000" w:rsidRPr="00000000">
        <w:rPr>
          <w:rtl w:val="0"/>
        </w:rPr>
        <w:t xml:space="preserve">Ask learners to choose one phrase and apply it to a real scenario.</w:t>
      </w:r>
    </w:p>
    <w:p w:rsidR="00000000" w:rsidDel="00000000" w:rsidP="00000000" w:rsidRDefault="00000000" w:rsidRPr="00000000" w14:paraId="000001FA">
      <w:pPr>
        <w:numPr>
          <w:ilvl w:val="0"/>
          <w:numId w:val="3"/>
        </w:numPr>
        <w:spacing w:after="240" w:lineRule="auto"/>
        <w:ind w:left="720" w:hanging="360"/>
        <w:rPr/>
      </w:pPr>
      <w:r w:rsidDel="00000000" w:rsidR="00000000" w:rsidRPr="00000000">
        <w:rPr>
          <w:rtl w:val="0"/>
        </w:rPr>
        <w:t xml:space="preserve">Optionally, invite paired practice (live or async) using the phrases in mock meetings.</w:t>
      </w:r>
    </w:p>
    <w:p w:rsidR="00000000" w:rsidDel="00000000" w:rsidP="00000000" w:rsidRDefault="00000000" w:rsidRPr="00000000" w14:paraId="000001FB">
      <w:pPr>
        <w:spacing w:after="240" w:lineRule="auto"/>
        <w:rPr/>
      </w:pPr>
      <w:r w:rsidDel="00000000" w:rsidR="00000000" w:rsidRPr="00000000">
        <w:rPr>
          <w:rtl w:val="0"/>
        </w:rPr>
        <w:t xml:space="preserve">Cross-functional work can trigger emotion, especially if past misalignment led to rework, confusion, or blame. Invite learners to pause and notice any frustration or assumptions they carry into these interactions. Naming that emotion (even just to yourself) can help shift from defensiveness to curiosity.</w:t>
      </w:r>
    </w:p>
    <w:p w:rsidR="00000000" w:rsidDel="00000000" w:rsidP="00000000" w:rsidRDefault="00000000" w:rsidRPr="00000000" w14:paraId="000001FC">
      <w:pPr>
        <w:spacing w:after="240" w:lineRule="auto"/>
        <w:rPr/>
      </w:pPr>
      <w:r w:rsidDel="00000000" w:rsidR="00000000" w:rsidRPr="00000000">
        <w:rPr>
          <w:rtl w:val="0"/>
        </w:rPr>
        <w:t xml:space="preserve">Consider showing a quick model of a bridging phrase in action using a short script or paired role play. This helps build comfort and fluency. You can use the mini-dialogue provided in the Shift section or have participants co-create one.</w:t>
      </w:r>
    </w:p>
    <w:p w:rsidR="00000000" w:rsidDel="00000000" w:rsidP="00000000" w:rsidRDefault="00000000" w:rsidRPr="00000000" w14:paraId="000001FD">
      <w:pPr>
        <w:spacing w:after="240" w:lineRule="auto"/>
        <w:rPr/>
      </w:pPr>
      <w:r w:rsidDel="00000000" w:rsidR="00000000" w:rsidRPr="00000000">
        <w:rPr>
          <w:rtl w:val="0"/>
        </w:rPr>
        <w:t xml:space="preserve">Encourage learners to adapt the bridging phrases into their own voice. You can say: ‘What’s a version of this phrase that you would </w:t>
      </w:r>
      <w:r w:rsidDel="00000000" w:rsidR="00000000" w:rsidRPr="00000000">
        <w:rPr>
          <w:i w:val="1"/>
          <w:iCs w:val="1"/>
          <w:rtl w:val="0"/>
        </w:rPr>
        <w:t xml:space="preserve">actually</w:t>
      </w:r>
      <w:r w:rsidDel="00000000" w:rsidR="00000000" w:rsidRPr="00000000">
        <w:rPr>
          <w:rtl w:val="0"/>
        </w:rPr>
        <w:t xml:space="preserve"> say in your next meeting?’ Then compare it to the original. </w:t>
      </w:r>
    </w:p>
    <w:p w:rsidR="00000000" w:rsidDel="00000000" w:rsidP="00000000" w:rsidRDefault="00000000" w:rsidRPr="00000000" w14:paraId="000001FE">
      <w:pPr>
        <w:spacing w:after="240" w:before="240" w:lineRule="auto"/>
        <w:rPr/>
      </w:pPr>
      <w:r w:rsidDel="00000000" w:rsidR="00000000" w:rsidRPr="00000000">
        <w:rPr>
          <w:rtl w:val="0"/>
        </w:rPr>
        <w:t xml:space="preserve">Even if your bridging attempt feels clumsy, the effort to connect is what makes the difference.</w:t>
      </w:r>
    </w:p>
    <w:p w:rsidR="00000000" w:rsidDel="00000000" w:rsidP="00000000" w:rsidRDefault="00000000" w:rsidRPr="00000000" w14:paraId="000001FF">
      <w:pPr>
        <w:spacing w:after="240" w:before="240" w:lineRule="auto"/>
        <w:rPr/>
      </w:pPr>
      <w:r w:rsidDel="00000000" w:rsidR="00000000" w:rsidRPr="00000000">
        <w:rPr>
          <w:rtl w:val="0"/>
        </w:rPr>
        <w:t xml:space="preserve">Facilitator prompt for async delivery:</w:t>
      </w:r>
      <w:r w:rsidDel="00000000" w:rsidR="00000000" w:rsidRPr="00000000">
        <w:rPr>
          <w:b w:val="1"/>
          <w:bCs w:val="1"/>
          <w:rtl w:val="0"/>
        </w:rPr>
        <w:br w:type="textWrapping"/>
      </w:r>
      <w:r w:rsidDel="00000000" w:rsidR="00000000" w:rsidRPr="00000000">
        <w:rPr>
          <w:rtl w:val="0"/>
        </w:rPr>
        <w:t xml:space="preserve"> "After practising your bridging phrase, take a moment to reflect:</w:t>
      </w:r>
    </w:p>
    <w:p w:rsidR="00000000" w:rsidDel="00000000" w:rsidP="00000000" w:rsidRDefault="00000000" w:rsidRPr="00000000" w14:paraId="00000200">
      <w:pPr>
        <w:numPr>
          <w:ilvl w:val="0"/>
          <w:numId w:val="27"/>
        </w:numPr>
        <w:spacing w:after="0" w:before="240" w:lineRule="auto"/>
        <w:ind w:left="720" w:hanging="360"/>
        <w:rPr/>
      </w:pPr>
      <w:r w:rsidDel="00000000" w:rsidR="00000000" w:rsidRPr="00000000">
        <w:rPr>
          <w:rtl w:val="0"/>
        </w:rPr>
        <w:t xml:space="preserve">Did your tone sound sincere or hesitant?</w:t>
      </w:r>
    </w:p>
    <w:p w:rsidR="00000000" w:rsidDel="00000000" w:rsidP="00000000" w:rsidRDefault="00000000" w:rsidRPr="00000000" w14:paraId="00000201">
      <w:pPr>
        <w:numPr>
          <w:ilvl w:val="0"/>
          <w:numId w:val="27"/>
        </w:numPr>
        <w:spacing w:after="0" w:lineRule="auto"/>
        <w:ind w:left="720" w:hanging="360"/>
        <w:rPr/>
      </w:pPr>
      <w:r w:rsidDel="00000000" w:rsidR="00000000" w:rsidRPr="00000000">
        <w:rPr>
          <w:rtl w:val="0"/>
        </w:rPr>
        <w:t xml:space="preserve">Was it too formal or too casual for your team’s culture?</w:t>
      </w:r>
    </w:p>
    <w:p w:rsidR="00000000" w:rsidDel="00000000" w:rsidP="00000000" w:rsidRDefault="00000000" w:rsidRPr="00000000" w14:paraId="00000202">
      <w:pPr>
        <w:numPr>
          <w:ilvl w:val="0"/>
          <w:numId w:val="27"/>
        </w:numPr>
        <w:spacing w:after="0" w:lineRule="auto"/>
        <w:ind w:left="720" w:hanging="360"/>
        <w:rPr/>
      </w:pPr>
      <w:r w:rsidDel="00000000" w:rsidR="00000000" w:rsidRPr="00000000">
        <w:rPr>
          <w:rtl w:val="0"/>
        </w:rPr>
        <w:t xml:space="preserve">Which bridging phrase felt easiest or hardest to say? Why?</w:t>
      </w:r>
    </w:p>
    <w:p w:rsidR="00000000" w:rsidDel="00000000" w:rsidP="00000000" w:rsidRDefault="00000000" w:rsidRPr="00000000" w14:paraId="00000203">
      <w:pPr>
        <w:numPr>
          <w:ilvl w:val="0"/>
          <w:numId w:val="27"/>
        </w:numPr>
        <w:spacing w:after="0" w:lineRule="auto"/>
        <w:ind w:left="720" w:hanging="360"/>
        <w:rPr/>
      </w:pPr>
      <w:r w:rsidDel="00000000" w:rsidR="00000000" w:rsidRPr="00000000">
        <w:rPr>
          <w:rtl w:val="0"/>
        </w:rPr>
        <w:t xml:space="preserve">Did you reword any of the phrases? How did you keep the meaning the same?</w:t>
      </w:r>
    </w:p>
    <w:p w:rsidR="00000000" w:rsidDel="00000000" w:rsidP="00000000" w:rsidRDefault="00000000" w:rsidRPr="00000000" w14:paraId="00000204">
      <w:pPr>
        <w:numPr>
          <w:ilvl w:val="0"/>
          <w:numId w:val="27"/>
        </w:numPr>
        <w:spacing w:after="240" w:lineRule="auto"/>
        <w:ind w:left="720" w:hanging="360"/>
        <w:rPr/>
      </w:pPr>
      <w:r w:rsidDel="00000000" w:rsidR="00000000" w:rsidRPr="00000000">
        <w:rPr>
          <w:rtl w:val="0"/>
        </w:rPr>
        <w:t xml:space="preserve">Try recording yourself saying the phrase and play it back. What could you adjust to sound more curious and inclusive?</w:t>
      </w:r>
    </w:p>
    <w:p w:rsidR="00000000" w:rsidDel="00000000" w:rsidP="00000000" w:rsidRDefault="00000000" w:rsidRPr="00000000" w14:paraId="00000205">
      <w:pPr>
        <w:spacing w:after="240" w:before="240" w:lineRule="auto"/>
        <w:rPr/>
      </w:pPr>
      <w:r w:rsidDel="00000000" w:rsidR="00000000" w:rsidRPr="00000000">
        <w:rPr>
          <w:rtl w:val="0"/>
        </w:rPr>
        <w:t xml:space="preserve">Remind learners that tone matters as much as words, especially when working across functions or roles that may interpret intent differently.</w:t>
      </w:r>
    </w:p>
    <w:p w:rsidR="00000000" w:rsidDel="00000000" w:rsidP="00000000" w:rsidRDefault="00000000" w:rsidRPr="00000000" w14:paraId="00000206">
      <w:pPr>
        <w:spacing w:after="240" w:before="240" w:lineRule="auto"/>
        <w:rPr/>
      </w:pPr>
      <w:r w:rsidDel="00000000" w:rsidR="00000000" w:rsidRPr="00000000">
        <w:rPr>
          <w:rtl w:val="0"/>
        </w:rPr>
        <w:t xml:space="preserve">If learners are completing this lesson solo, encourage them to revisit the model bridging phrases. Suggest they listen or re-read one aloud before applying it in their own scenario. This reinforces tone awareness and builds fluency.</w:t>
      </w:r>
    </w:p>
    <w:p w:rsidR="00000000" w:rsidDel="00000000" w:rsidP="00000000" w:rsidRDefault="00000000" w:rsidRPr="00000000" w14:paraId="00000207">
      <w:pPr>
        <w:spacing w:after="240" w:before="240" w:lineRule="auto"/>
        <w:rPr/>
      </w:pPr>
      <w:r w:rsidDel="00000000" w:rsidR="00000000" w:rsidRPr="00000000">
        <w:rPr>
          <w:rtl w:val="0"/>
        </w:rPr>
        <w:t xml:space="preserve">Pacing guidance: This task can be done in 10–15 minutes, or extended for journaling or more detailed scenario planning.</w:t>
      </w:r>
    </w:p>
    <w:p w:rsidR="00000000" w:rsidDel="00000000" w:rsidP="00000000" w:rsidRDefault="00000000" w:rsidRPr="00000000" w14:paraId="00000208">
      <w:pPr>
        <w:spacing w:after="240" w:before="240" w:lineRule="auto"/>
        <w:rPr/>
      </w:pPr>
      <w:r w:rsidDel="00000000" w:rsidR="00000000" w:rsidRPr="00000000">
        <w:rPr>
          <w:rtl w:val="0"/>
        </w:rPr>
        <w:t xml:space="preserve">Optional async alternative for group sharing: If using a shared platform (like a forum, Slack channel, or learning portal), invite learners to:</w:t>
      </w:r>
    </w:p>
    <w:p w:rsidR="00000000" w:rsidDel="00000000" w:rsidP="00000000" w:rsidRDefault="00000000" w:rsidRPr="00000000" w14:paraId="00000209">
      <w:pPr>
        <w:spacing w:after="240" w:before="240" w:lineRule="auto"/>
        <w:rPr/>
      </w:pPr>
      <w:r w:rsidDel="00000000" w:rsidR="00000000" w:rsidRPr="00000000">
        <w:rPr>
          <w:rtl w:val="0"/>
        </w:rPr>
        <w:t xml:space="preserve">- Post a draft bridging phrase they might use in an upcoming meeting.</w:t>
      </w:r>
    </w:p>
    <w:p w:rsidR="00000000" w:rsidDel="00000000" w:rsidP="00000000" w:rsidRDefault="00000000" w:rsidRPr="00000000" w14:paraId="0000020A">
      <w:pPr>
        <w:spacing w:after="240" w:before="240" w:lineRule="auto"/>
        <w:rPr/>
      </w:pPr>
      <w:r w:rsidDel="00000000" w:rsidR="00000000" w:rsidRPr="00000000">
        <w:rPr>
          <w:rtl w:val="0"/>
        </w:rPr>
        <w:t xml:space="preserve">- Reply to one peer’s post with a short summary: “How does this phrase invite collaboration or connection?”</w:t>
      </w:r>
    </w:p>
    <w:p w:rsidR="00000000" w:rsidDel="00000000" w:rsidP="00000000" w:rsidRDefault="00000000" w:rsidRPr="00000000" w14:paraId="0000020B">
      <w:pPr>
        <w:spacing w:after="240" w:before="240" w:lineRule="auto"/>
        <w:rPr/>
      </w:pPr>
      <w:r w:rsidDel="00000000" w:rsidR="00000000" w:rsidRPr="00000000">
        <w:rPr>
          <w:rtl w:val="0"/>
        </w:rPr>
        <w:t xml:space="preserve">Optional Peer Reflection (Live Delivery or Async):</w:t>
      </w:r>
      <w:r w:rsidDel="00000000" w:rsidR="00000000" w:rsidRPr="00000000">
        <w:rPr>
          <w:b w:val="1"/>
          <w:bCs w:val="1"/>
          <w:rtl w:val="0"/>
        </w:rPr>
        <w:br w:type="textWrapping"/>
      </w:r>
      <w:r w:rsidDel="00000000" w:rsidR="00000000" w:rsidRPr="00000000">
        <w:rPr>
          <w:rtl w:val="0"/>
        </w:rPr>
        <w:t xml:space="preserve">Invite learners to pair up and share a time when cross-functional alignment succeeded—or failed. Prompt them to reflect on:</w:t>
      </w:r>
    </w:p>
    <w:p w:rsidR="00000000" w:rsidDel="00000000" w:rsidP="00000000" w:rsidRDefault="00000000" w:rsidRPr="00000000" w14:paraId="0000020C">
      <w:pPr>
        <w:numPr>
          <w:ilvl w:val="0"/>
          <w:numId w:val="22"/>
        </w:numPr>
        <w:spacing w:after="0" w:before="240" w:lineRule="auto"/>
        <w:ind w:left="720" w:hanging="360"/>
        <w:rPr/>
      </w:pPr>
      <w:r w:rsidDel="00000000" w:rsidR="00000000" w:rsidRPr="00000000">
        <w:rPr>
          <w:rtl w:val="0"/>
        </w:rPr>
        <w:t xml:space="preserve">What helped or hindered collaboration?</w:t>
      </w:r>
    </w:p>
    <w:p w:rsidR="00000000" w:rsidDel="00000000" w:rsidP="00000000" w:rsidRDefault="00000000" w:rsidRPr="00000000" w14:paraId="0000020D">
      <w:pPr>
        <w:numPr>
          <w:ilvl w:val="0"/>
          <w:numId w:val="22"/>
        </w:numPr>
        <w:spacing w:after="0" w:lineRule="auto"/>
        <w:ind w:left="720" w:hanging="360"/>
        <w:rPr/>
      </w:pPr>
      <w:r w:rsidDel="00000000" w:rsidR="00000000" w:rsidRPr="00000000">
        <w:rPr>
          <w:rtl w:val="0"/>
        </w:rPr>
        <w:t xml:space="preserve">What bridging phrase might have helped in that situation?</w:t>
      </w:r>
    </w:p>
    <w:p w:rsidR="00000000" w:rsidDel="00000000" w:rsidP="00000000" w:rsidRDefault="00000000" w:rsidRPr="00000000" w14:paraId="0000020E">
      <w:pPr>
        <w:numPr>
          <w:ilvl w:val="0"/>
          <w:numId w:val="22"/>
        </w:numPr>
        <w:spacing w:after="240" w:lineRule="auto"/>
        <w:ind w:left="720" w:hanging="360"/>
        <w:rPr/>
      </w:pPr>
      <w:r w:rsidDel="00000000" w:rsidR="00000000" w:rsidRPr="00000000">
        <w:rPr>
          <w:rtl w:val="0"/>
        </w:rPr>
        <w:t xml:space="preserve">How might they use language differently next time?</w:t>
      </w:r>
    </w:p>
    <w:p w:rsidR="00000000" w:rsidDel="00000000" w:rsidP="00000000" w:rsidRDefault="00000000" w:rsidRPr="00000000" w14:paraId="0000020F">
      <w:pPr>
        <w:spacing w:after="240" w:before="240" w:lineRule="auto"/>
        <w:rPr/>
      </w:pPr>
      <w:r w:rsidDel="00000000" w:rsidR="00000000" w:rsidRPr="00000000">
        <w:rPr>
          <w:rtl w:val="0"/>
        </w:rPr>
        <w:t xml:space="preserve">This peer sharing can happen live in breakout rooms or asynchronously using written prompts in shared documents or message boards. For global teams, encourage learners to compare how collaboration works in their cultural context. Ask: </w:t>
      </w:r>
      <w:r w:rsidDel="00000000" w:rsidR="00000000" w:rsidRPr="00000000">
        <w:rPr>
          <w:i w:val="1"/>
          <w:iCs w:val="1"/>
          <w:rtl w:val="0"/>
        </w:rPr>
        <w:t xml:space="preserve">“What’s the norm in your culture, consult widely or decide fast? How does that affect how you bridge?”</w:t>
      </w:r>
      <w:r w:rsidDel="00000000" w:rsidR="00000000" w:rsidRPr="00000000">
        <w:rPr>
          <w:rtl w:val="0"/>
        </w:rPr>
      </w:r>
    </w:p>
    <w:p w:rsidR="00000000" w:rsidDel="00000000" w:rsidP="00000000" w:rsidRDefault="00000000" w:rsidRPr="00000000" w14:paraId="00000210">
      <w:pPr>
        <w:spacing w:after="240" w:lineRule="auto"/>
        <w:rPr/>
      </w:pPr>
      <w:r w:rsidDel="00000000" w:rsidR="00000000" w:rsidRPr="00000000">
        <w:rPr>
          <w:rtl w:val="0"/>
        </w:rPr>
        <w:t xml:space="preserve">Facilitator Tip: If learners work in hierarchical or fast-paced environments, remind them that bridging language doesn’t mean slowing everything down, it means being intentional about when and how they include others. </w:t>
      </w:r>
    </w:p>
    <w:p w:rsidR="00000000" w:rsidDel="00000000" w:rsidP="00000000" w:rsidRDefault="00000000" w:rsidRPr="00000000" w14:paraId="00000211">
      <w:pPr>
        <w:spacing w:after="240" w:lineRule="auto"/>
        <w:rPr/>
      </w:pPr>
      <w:r w:rsidDel="00000000" w:rsidR="00000000" w:rsidRPr="00000000">
        <w:rPr>
          <w:rtl w:val="0"/>
        </w:rPr>
        <w:t xml:space="preserve">Model different ways to adapt your phrasing based on the setting. For example, your language might shift depending on the level of hierarchy, level of formality, or the function you’re speaking with. Matching tone to context helps you stay inclusive and build credibility with your cross-functional partners, without losing the bridging impact.</w:t>
      </w:r>
    </w:p>
    <w:p w:rsidR="00000000" w:rsidDel="00000000" w:rsidP="00000000" w:rsidRDefault="00000000" w:rsidRPr="00000000" w14:paraId="00000212">
      <w:pPr>
        <w:pStyle w:val="Heading3"/>
        <w:keepNext w:val="0"/>
        <w:keepLines w:val="0"/>
        <w:spacing w:after="80" w:before="280" w:lineRule="auto"/>
        <w:rPr>
          <w:rFonts w:ascii="Cambria" w:cs="Cambria" w:eastAsia="Cambria" w:hAnsi="Cambria"/>
          <w:color w:val="000000"/>
          <w:sz w:val="26"/>
          <w:szCs w:val="26"/>
        </w:rPr>
      </w:pPr>
      <w:bookmarkStart w:colFirst="0" w:colLast="0" w:name="_heading=h.ew2l8ow3rq65"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213">
      <w:pPr>
        <w:spacing w:after="240" w:before="240" w:lineRule="auto"/>
        <w:rPr/>
      </w:pPr>
      <w:r w:rsidDel="00000000" w:rsidR="00000000" w:rsidRPr="00000000">
        <w:rPr>
          <w:rtl w:val="0"/>
        </w:rPr>
        <w:t xml:space="preserve">Ask learners to identify one cross-functional moment coming up. Invite them to:</w:t>
      </w:r>
    </w:p>
    <w:p w:rsidR="00000000" w:rsidDel="00000000" w:rsidP="00000000" w:rsidRDefault="00000000" w:rsidRPr="00000000" w14:paraId="00000214">
      <w:pPr>
        <w:numPr>
          <w:ilvl w:val="0"/>
          <w:numId w:val="4"/>
        </w:numPr>
        <w:spacing w:after="0" w:before="240" w:lineRule="auto"/>
        <w:ind w:left="720" w:hanging="360"/>
        <w:rPr/>
      </w:pPr>
      <w:r w:rsidDel="00000000" w:rsidR="00000000" w:rsidRPr="00000000">
        <w:rPr>
          <w:rtl w:val="0"/>
        </w:rPr>
        <w:t xml:space="preserve">Use a bridging phrase during the interaction</w:t>
      </w:r>
    </w:p>
    <w:p w:rsidR="00000000" w:rsidDel="00000000" w:rsidP="00000000" w:rsidRDefault="00000000" w:rsidRPr="00000000" w14:paraId="00000215">
      <w:pPr>
        <w:numPr>
          <w:ilvl w:val="0"/>
          <w:numId w:val="4"/>
        </w:numPr>
        <w:spacing w:after="240" w:lineRule="auto"/>
        <w:ind w:left="720" w:hanging="360"/>
        <w:rPr/>
      </w:pPr>
      <w:r w:rsidDel="00000000" w:rsidR="00000000" w:rsidRPr="00000000">
        <w:rPr>
          <w:rtl w:val="0"/>
        </w:rPr>
        <w:t xml:space="preserve">Reflect afterwards using the questions provided</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Best Practice Tip: Preparing to Bridge in a Meeting - To make the most of this opportunity and avoid common pitfalls of cross-functional discussions, like siloed updates, role confusion, or missed context (</w:t>
      </w:r>
      <w:hyperlink r:id="rId9">
        <w:r w:rsidDel="00000000" w:rsidR="00000000" w:rsidRPr="00000000">
          <w:rPr>
            <w:rtl w:val="0"/>
          </w:rPr>
          <w:t xml:space="preserve">meetjamie.ai</w:t>
        </w:r>
      </w:hyperlink>
      <w:r w:rsidDel="00000000" w:rsidR="00000000" w:rsidRPr="00000000">
        <w:rPr>
          <w:rtl w:val="0"/>
        </w:rPr>
        <w:t xml:space="preserve">), prompt learners to:</w:t>
      </w:r>
    </w:p>
    <w:p w:rsidR="00000000" w:rsidDel="00000000" w:rsidP="00000000" w:rsidRDefault="00000000" w:rsidRPr="00000000" w14:paraId="00000217">
      <w:pPr>
        <w:numPr>
          <w:ilvl w:val="0"/>
          <w:numId w:val="34"/>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Clarify the purpose. Is the goal information sharing, discussion, or a decision?</w:t>
      </w:r>
    </w:p>
    <w:p w:rsidR="00000000" w:rsidDel="00000000" w:rsidP="00000000" w:rsidRDefault="00000000" w:rsidRPr="00000000" w14:paraId="00000218">
      <w:pPr>
        <w:numPr>
          <w:ilvl w:val="0"/>
          <w:numId w:val="3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Check who's in the room. Is every impacted function represented? If not, note whose lens might be missing.</w:t>
      </w:r>
    </w:p>
    <w:p w:rsidR="00000000" w:rsidDel="00000000" w:rsidP="00000000" w:rsidRDefault="00000000" w:rsidRPr="00000000" w14:paraId="00000219">
      <w:pPr>
        <w:numPr>
          <w:ilvl w:val="0"/>
          <w:numId w:val="3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Prepare a bridging question in advance. For example:</w:t>
        <w:br w:type="textWrapping"/>
        <w:t xml:space="preserve">“How might your team view this risk differently?” or “Would this timing create barriers for your side?”</w:t>
      </w:r>
    </w:p>
    <w:p w:rsidR="00000000" w:rsidDel="00000000" w:rsidP="00000000" w:rsidRDefault="00000000" w:rsidRPr="00000000" w14:paraId="0000021A">
      <w:pPr>
        <w:numPr>
          <w:ilvl w:val="0"/>
          <w:numId w:val="3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Set tone early. Frame the meeting with an inclusive intent: “Let’s align views before we move on.”</w:t>
      </w:r>
    </w:p>
    <w:p w:rsidR="00000000" w:rsidDel="00000000" w:rsidP="00000000" w:rsidRDefault="00000000" w:rsidRPr="00000000" w14:paraId="0000021B">
      <w:pPr>
        <w:numPr>
          <w:ilvl w:val="0"/>
          <w:numId w:val="34"/>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End the meeting with shared commitment: “Have we considered all functional perspectives before we decide?”. This helps reinforce shared ownership, especially in complex or matrixed teams</w:t>
      </w:r>
    </w:p>
    <w:p w:rsidR="00000000" w:rsidDel="00000000" w:rsidP="00000000" w:rsidRDefault="00000000" w:rsidRPr="00000000" w14:paraId="0000021C">
      <w:pPr>
        <w:spacing w:after="240" w:before="240" w:lineRule="auto"/>
        <w:rPr/>
      </w:pPr>
      <w:r w:rsidDel="00000000" w:rsidR="00000000" w:rsidRPr="00000000">
        <w:rPr>
          <w:rtl w:val="0"/>
        </w:rPr>
        <w:t xml:space="preserve">Optional follow-up prompts:</w:t>
      </w:r>
    </w:p>
    <w:p w:rsidR="00000000" w:rsidDel="00000000" w:rsidP="00000000" w:rsidRDefault="00000000" w:rsidRPr="00000000" w14:paraId="0000021D">
      <w:pPr>
        <w:numPr>
          <w:ilvl w:val="0"/>
          <w:numId w:val="7"/>
        </w:numPr>
        <w:spacing w:after="0" w:before="240" w:lineRule="auto"/>
        <w:ind w:left="720" w:hanging="360"/>
        <w:rPr/>
      </w:pPr>
      <w:r w:rsidDel="00000000" w:rsidR="00000000" w:rsidRPr="00000000">
        <w:rPr>
          <w:rtl w:val="0"/>
        </w:rPr>
        <w:t xml:space="preserve">"What happened when you brought in a new perspective?"</w:t>
      </w:r>
    </w:p>
    <w:p w:rsidR="00000000" w:rsidDel="00000000" w:rsidP="00000000" w:rsidRDefault="00000000" w:rsidRPr="00000000" w14:paraId="0000021E">
      <w:pPr>
        <w:numPr>
          <w:ilvl w:val="0"/>
          <w:numId w:val="7"/>
        </w:numPr>
        <w:spacing w:after="240" w:lineRule="auto"/>
        <w:ind w:left="720" w:hanging="360"/>
        <w:rPr/>
      </w:pPr>
      <w:r w:rsidDel="00000000" w:rsidR="00000000" w:rsidRPr="00000000">
        <w:rPr>
          <w:rtl w:val="0"/>
        </w:rPr>
        <w:t xml:space="preserve">"Did this change your view of their role or yours?"</w:t>
      </w:r>
    </w:p>
    <w:p w:rsidR="00000000" w:rsidDel="00000000" w:rsidP="00000000" w:rsidRDefault="00000000" w:rsidRPr="00000000" w14:paraId="0000021F">
      <w:pPr>
        <w:spacing w:after="240" w:before="240" w:lineRule="auto"/>
        <w:rPr/>
      </w:pPr>
      <w:r w:rsidDel="00000000" w:rsidR="00000000" w:rsidRPr="00000000">
        <w:rPr>
          <w:rtl w:val="0"/>
        </w:rPr>
        <w:t xml:space="preserve">Optional Debrief Guidance (for live sessions):</w:t>
      </w:r>
      <w:r w:rsidDel="00000000" w:rsidR="00000000" w:rsidRPr="00000000">
        <w:rPr>
          <w:b w:val="1"/>
          <w:bCs w:val="1"/>
          <w:rtl w:val="0"/>
        </w:rPr>
        <w:br w:type="textWrapping"/>
      </w:r>
      <w:r w:rsidDel="00000000" w:rsidR="00000000" w:rsidRPr="00000000">
        <w:rPr>
          <w:rtl w:val="0"/>
        </w:rPr>
        <w:t xml:space="preserve"> If a learner shares that their bridging attempt felt awkward or didn’t land well, validate the effort and normalize the challenge. Try prompts like:</w:t>
      </w:r>
    </w:p>
    <w:p w:rsidR="00000000" w:rsidDel="00000000" w:rsidP="00000000" w:rsidRDefault="00000000" w:rsidRPr="00000000" w14:paraId="00000220">
      <w:pPr>
        <w:numPr>
          <w:ilvl w:val="0"/>
          <w:numId w:val="11"/>
        </w:numPr>
        <w:spacing w:after="0" w:before="240" w:lineRule="auto"/>
        <w:ind w:left="720" w:hanging="360"/>
        <w:rPr/>
      </w:pPr>
      <w:r w:rsidDel="00000000" w:rsidR="00000000" w:rsidRPr="00000000">
        <w:rPr>
          <w:rtl w:val="0"/>
        </w:rPr>
        <w:t xml:space="preserve">“What do you think made it feel awkward?”</w:t>
      </w:r>
    </w:p>
    <w:p w:rsidR="00000000" w:rsidDel="00000000" w:rsidP="00000000" w:rsidRDefault="00000000" w:rsidRPr="00000000" w14:paraId="00000221">
      <w:pPr>
        <w:numPr>
          <w:ilvl w:val="0"/>
          <w:numId w:val="11"/>
        </w:numPr>
        <w:spacing w:after="0" w:lineRule="auto"/>
        <w:ind w:left="720" w:hanging="360"/>
        <w:rPr/>
      </w:pPr>
      <w:r w:rsidDel="00000000" w:rsidR="00000000" w:rsidRPr="00000000">
        <w:rPr>
          <w:rtl w:val="0"/>
        </w:rPr>
        <w:t xml:space="preserve">“What might you try differently next time?”</w:t>
      </w:r>
    </w:p>
    <w:p w:rsidR="00000000" w:rsidDel="00000000" w:rsidP="00000000" w:rsidRDefault="00000000" w:rsidRPr="00000000" w14:paraId="00000222">
      <w:pPr>
        <w:numPr>
          <w:ilvl w:val="0"/>
          <w:numId w:val="11"/>
        </w:numPr>
        <w:spacing w:after="240" w:lineRule="auto"/>
        <w:ind w:left="720" w:hanging="360"/>
        <w:rPr/>
      </w:pPr>
      <w:r w:rsidDel="00000000" w:rsidR="00000000" w:rsidRPr="00000000">
        <w:rPr>
          <w:rtl w:val="0"/>
        </w:rPr>
        <w:t xml:space="preserve">“Even when it’s clumsy, trying to bridge roles shows intent—and that matters.”</w:t>
      </w:r>
    </w:p>
    <w:p w:rsidR="00000000" w:rsidDel="00000000" w:rsidP="00000000" w:rsidRDefault="00000000" w:rsidRPr="00000000" w14:paraId="00000223">
      <w:pPr>
        <w:spacing w:after="240" w:before="240" w:lineRule="auto"/>
        <w:rPr/>
      </w:pPr>
      <w:r w:rsidDel="00000000" w:rsidR="00000000" w:rsidRPr="00000000">
        <w:rPr>
          <w:rtl w:val="0"/>
        </w:rPr>
        <w:t xml:space="preserve">Emphasize that this is a skill that builds over time through practice, tone refinement, and trust-building. It’s okay if this feels clunky or unfamiliar. Many of us aren’t used to explicitly inviting cross-functional input. What matters is that you’re trying, progress comes from practice, not perfection.</w:t>
      </w:r>
    </w:p>
    <w:p w:rsidR="00000000" w:rsidDel="00000000" w:rsidP="00000000" w:rsidRDefault="00000000" w:rsidRPr="00000000" w14:paraId="00000224">
      <w:pPr>
        <w:spacing w:after="240" w:before="240" w:lineRule="auto"/>
        <w:rPr/>
      </w:pPr>
      <w:r w:rsidDel="00000000" w:rsidR="00000000" w:rsidRPr="00000000">
        <w:rPr>
          <w:rtl w:val="0"/>
        </w:rPr>
        <w:t xml:space="preserve">Optional follow-up discussions or journaling questions related to:</w:t>
      </w:r>
    </w:p>
    <w:p w:rsidR="00000000" w:rsidDel="00000000" w:rsidP="00000000" w:rsidRDefault="00000000" w:rsidRPr="00000000" w14:paraId="00000225">
      <w:pPr>
        <w:numPr>
          <w:ilvl w:val="0"/>
          <w:numId w:val="25"/>
        </w:numPr>
        <w:spacing w:after="0" w:before="240" w:lineRule="auto"/>
        <w:ind w:left="720" w:hanging="360"/>
        <w:rPr/>
      </w:pPr>
      <w:r w:rsidDel="00000000" w:rsidR="00000000" w:rsidRPr="00000000">
        <w:rPr>
          <w:rtl w:val="0"/>
        </w:rPr>
        <w:t xml:space="preserve">Empathy: “What might this look like from the other person’s perspective?”</w:t>
        <w:br w:type="textWrapping"/>
      </w:r>
    </w:p>
    <w:p w:rsidR="00000000" w:rsidDel="00000000" w:rsidP="00000000" w:rsidRDefault="00000000" w:rsidRPr="00000000" w14:paraId="00000226">
      <w:pPr>
        <w:numPr>
          <w:ilvl w:val="0"/>
          <w:numId w:val="25"/>
        </w:numPr>
        <w:spacing w:after="0" w:lineRule="auto"/>
        <w:ind w:left="720" w:hanging="360"/>
        <w:rPr/>
      </w:pPr>
      <w:r w:rsidDel="00000000" w:rsidR="00000000" w:rsidRPr="00000000">
        <w:rPr>
          <w:rtl w:val="0"/>
        </w:rPr>
        <w:t xml:space="preserve">Social awareness: “How does my function’s communication style affect others?”</w:t>
        <w:br w:type="textWrapping"/>
      </w:r>
    </w:p>
    <w:p w:rsidR="00000000" w:rsidDel="00000000" w:rsidP="00000000" w:rsidRDefault="00000000" w:rsidRPr="00000000" w14:paraId="00000227">
      <w:pPr>
        <w:numPr>
          <w:ilvl w:val="0"/>
          <w:numId w:val="25"/>
        </w:numPr>
        <w:spacing w:after="240" w:lineRule="auto"/>
        <w:ind w:left="720" w:hanging="360"/>
        <w:rPr/>
      </w:pPr>
      <w:r w:rsidDel="00000000" w:rsidR="00000000" w:rsidRPr="00000000">
        <w:rPr>
          <w:rtl w:val="0"/>
        </w:rPr>
        <w:t xml:space="preserve">Relationship skills: “How can I use language to build trust between roles?”</w:t>
      </w:r>
    </w:p>
    <w:p w:rsidR="00000000" w:rsidDel="00000000" w:rsidP="00000000" w:rsidRDefault="00000000" w:rsidRPr="00000000" w14:paraId="00000228">
      <w:pPr>
        <w:spacing w:after="240" w:before="240" w:lineRule="auto"/>
        <w:rPr/>
      </w:pPr>
      <w:r w:rsidDel="00000000" w:rsidR="00000000" w:rsidRPr="00000000">
        <w:rPr>
          <w:rtl w:val="0"/>
        </w:rPr>
        <w:t xml:space="preserve">This language shift can unlock faster alignment, stronger collaboration, and more inclusive decisions. </w:t>
      </w:r>
    </w:p>
    <w:p w:rsidR="00000000" w:rsidDel="00000000" w:rsidP="00000000" w:rsidRDefault="00000000" w:rsidRPr="00000000" w14:paraId="00000229">
      <w:pPr>
        <w:pStyle w:val="Heading1"/>
        <w:rPr/>
      </w:pPr>
      <w:r w:rsidDel="00000000" w:rsidR="00000000" w:rsidRPr="00000000">
        <w:rPr>
          <w:rtl w:val="0"/>
        </w:rPr>
        <w:t xml:space="preserve">7. References (APA format)</w:t>
      </w:r>
    </w:p>
    <w:p w:rsidR="00000000" w:rsidDel="00000000" w:rsidP="00000000" w:rsidRDefault="00000000" w:rsidRPr="00000000" w14:paraId="0000022A">
      <w:pPr>
        <w:spacing w:after="240" w:before="240" w:lineRule="auto"/>
        <w:rPr/>
      </w:pPr>
      <w:r w:rsidDel="00000000" w:rsidR="00000000" w:rsidRPr="00000000">
        <w:rPr>
          <w:rtl w:val="0"/>
        </w:rPr>
        <w:t xml:space="preserve">Bolman, L. G., &amp; Deal, T. E. (2017). </w:t>
      </w:r>
      <w:r w:rsidDel="00000000" w:rsidR="00000000" w:rsidRPr="00000000">
        <w:rPr>
          <w:i w:val="1"/>
          <w:iCs w:val="1"/>
          <w:rtl w:val="0"/>
        </w:rPr>
        <w:t xml:space="preserve">Reframing organizations: Artistry, choice, and leadership</w:t>
      </w:r>
      <w:r w:rsidDel="00000000" w:rsidR="00000000" w:rsidRPr="00000000">
        <w:rPr>
          <w:rtl w:val="0"/>
        </w:rPr>
        <w:t xml:space="preserve"> (6th ed.). Jossey-Bass.</w:t>
      </w:r>
    </w:p>
    <w:p w:rsidR="00000000" w:rsidDel="00000000" w:rsidP="00000000" w:rsidRDefault="00000000" w:rsidRPr="00000000" w14:paraId="0000022B">
      <w:pPr>
        <w:spacing w:after="240" w:before="240" w:lineRule="auto"/>
        <w:rPr/>
      </w:pPr>
      <w:r w:rsidDel="00000000" w:rsidR="00000000" w:rsidRPr="00000000">
        <w:rPr>
          <w:rtl w:val="0"/>
        </w:rPr>
        <w:t xml:space="preserve">Meyer, E. (2014). </w:t>
      </w:r>
      <w:r w:rsidDel="00000000" w:rsidR="00000000" w:rsidRPr="00000000">
        <w:rPr>
          <w:i w:val="1"/>
          <w:iCs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Meier, J. D. (2025). High performance. Innovation. Leadership. JD Meier. </w:t>
      </w:r>
      <w:hyperlink r:id="rId10">
        <w:r w:rsidDel="00000000" w:rsidR="00000000" w:rsidRPr="00000000">
          <w:rPr>
            <w:rtl w:val="0"/>
          </w:rPr>
          <w:t xml:space="preserve">https://jdmeier.com/</w:t>
        </w:r>
      </w:hyperlink>
      <w:r w:rsidDel="00000000" w:rsidR="00000000" w:rsidRPr="00000000">
        <w:rPr>
          <w:rtl w:val="0"/>
        </w:rPr>
      </w:r>
    </w:p>
    <w:p w:rsidR="00000000" w:rsidDel="00000000" w:rsidP="00000000" w:rsidRDefault="00000000" w:rsidRPr="00000000" w14:paraId="0000022D">
      <w:pPr>
        <w:spacing w:after="240" w:before="240" w:lineRule="auto"/>
        <w:rPr>
          <w:color w:val="1155cc"/>
          <w:u w:val="single"/>
        </w:rPr>
      </w:pPr>
      <w:r w:rsidDel="00000000" w:rsidR="00000000" w:rsidRPr="00000000">
        <w:rPr>
          <w:rtl w:val="0"/>
        </w:rPr>
        <w:t xml:space="preserve">McKinsey &amp; Company. (2022). </w:t>
      </w:r>
      <w:r w:rsidDel="00000000" w:rsidR="00000000" w:rsidRPr="00000000">
        <w:rPr>
          <w:i w:val="1"/>
          <w:iCs w:val="1"/>
          <w:rtl w:val="0"/>
        </w:rPr>
        <w:t xml:space="preserve">Tearing down silos to boost performance</w:t>
      </w:r>
      <w:r w:rsidDel="00000000" w:rsidR="00000000" w:rsidRPr="00000000">
        <w:rPr>
          <w:rtl w:val="0"/>
        </w:rPr>
        <w:t xml:space="preserve">. Retrieved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https://www.mckinsey.com/business-functions/organization/our-insights/the-organization-blog/tearing-down-silos-to-boost-performance</w:t>
        </w:r>
      </w:hyperlink>
      <w:r w:rsidDel="00000000" w:rsidR="00000000" w:rsidRPr="00000000">
        <w:rPr>
          <w:rtl w:val="0"/>
        </w:rPr>
      </w:r>
    </w:p>
    <w:p w:rsidR="00000000" w:rsidDel="00000000" w:rsidP="00000000" w:rsidRDefault="00000000" w:rsidRPr="00000000" w14:paraId="0000022E">
      <w:pPr>
        <w:pStyle w:val="Heading1"/>
        <w:rPr/>
      </w:pPr>
      <w:bookmarkStart w:colFirst="0" w:colLast="0" w:name="_heading=h.uq0p39tvpm07" w:id="4"/>
      <w:bookmarkEnd w:id="4"/>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rPr/>
      </w:pPr>
      <w:bookmarkStart w:colFirst="0" w:colLast="0" w:name="_heading=h.35g6cf9mgnoy" w:id="5"/>
      <w:bookmarkEnd w:id="5"/>
      <w:r w:rsidDel="00000000" w:rsidR="00000000" w:rsidRPr="00000000">
        <w:rPr>
          <w:rtl w:val="0"/>
        </w:rPr>
        <w:t xml:space="preserve">8. Glossary</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Cross-functional Collaboration - </w:t>
      </w:r>
      <w:r w:rsidDel="00000000" w:rsidR="00000000" w:rsidRPr="00000000">
        <w:rPr>
          <w:rtl w:val="0"/>
        </w:rPr>
        <w:t xml:space="preserve">Working together across different departments (like Marketing, Finance, or Operations) to reach a shared goal.</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Silo Mentality - </w:t>
      </w:r>
      <w:r w:rsidDel="00000000" w:rsidR="00000000" w:rsidRPr="00000000">
        <w:rPr>
          <w:rtl w:val="0"/>
        </w:rPr>
        <w:t xml:space="preserve">When teams or departments work in isolation and don’t share information or ideas with others.</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Bridging Phrases - </w:t>
      </w:r>
      <w:r w:rsidDel="00000000" w:rsidR="00000000" w:rsidRPr="00000000">
        <w:rPr>
          <w:rtl w:val="0"/>
        </w:rPr>
        <w:t xml:space="preserve">Short, respectful questions or statements that help connect people from different teams or roles.</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Perspective-Seeking - </w:t>
      </w:r>
      <w:r w:rsidDel="00000000" w:rsidR="00000000" w:rsidRPr="00000000">
        <w:rPr>
          <w:rtl w:val="0"/>
        </w:rPr>
        <w:t xml:space="preserve">Asking others how they see a situation—especially when they work in a different team or role.</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Alignment - </w:t>
      </w:r>
      <w:r w:rsidDel="00000000" w:rsidR="00000000" w:rsidRPr="00000000">
        <w:rPr>
          <w:rtl w:val="0"/>
        </w:rPr>
        <w:t xml:space="preserve">Making sure everyone understands the plan, agrees on it, and is working toward the same goal.</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Consensual Decision-Making - </w:t>
      </w:r>
      <w:r w:rsidDel="00000000" w:rsidR="00000000" w:rsidRPr="00000000">
        <w:rPr>
          <w:rtl w:val="0"/>
        </w:rPr>
        <w:t xml:space="preserve">A decision process that involves hearing from everyone and agreeing as a group before moving forward.</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Functional Lens - </w:t>
      </w:r>
      <w:r w:rsidDel="00000000" w:rsidR="00000000" w:rsidRPr="00000000">
        <w:rPr>
          <w:rtl w:val="0"/>
        </w:rPr>
        <w:t xml:space="preserve">The specific way a team sees things, based on its area of work (for example, Finance vs. Design).</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Psychological Safety - </w:t>
      </w:r>
      <w:r w:rsidDel="00000000" w:rsidR="00000000" w:rsidRPr="00000000">
        <w:rPr>
          <w:rtl w:val="0"/>
        </w:rPr>
        <w:t xml:space="preserve">A team climate where people feel safe to speak up, ask questions, and share ideas or concerns without fear of embarrassment or punishment.</w:t>
      </w:r>
    </w:p>
    <w:p w:rsidR="00000000" w:rsidDel="00000000" w:rsidP="00000000" w:rsidRDefault="00000000" w:rsidRPr="00000000" w14:paraId="00000238">
      <w:pPr>
        <w:rPr/>
      </w:pPr>
      <w:r w:rsidDel="00000000" w:rsidR="00000000" w:rsidRPr="00000000">
        <w:rPr>
          <w:b w:val="1"/>
          <w:bCs w:val="1"/>
          <w:rtl w:val="0"/>
        </w:rPr>
        <w:t xml:space="preserve">Sidelined - </w:t>
      </w:r>
      <w:r w:rsidDel="00000000" w:rsidR="00000000" w:rsidRPr="00000000">
        <w:rPr>
          <w:rtl w:val="0"/>
        </w:rPr>
        <w:t xml:space="preserve">When someone feels left out of a conversation, decision, or activity, like their input isn’t being considered or included.</w:t>
      </w:r>
    </w:p>
    <w:p w:rsidR="00000000" w:rsidDel="00000000" w:rsidP="00000000" w:rsidRDefault="00000000" w:rsidRPr="00000000" w14:paraId="00000239">
      <w:pPr>
        <w:rPr/>
      </w:pPr>
      <w:r w:rsidDel="00000000" w:rsidR="00000000" w:rsidRPr="00000000">
        <w:rPr>
          <w:b w:val="1"/>
          <w:bCs w:val="1"/>
          <w:rtl w:val="0"/>
        </w:rPr>
        <w:t xml:space="preserve">Sense check - </w:t>
      </w:r>
      <w:r w:rsidDel="00000000" w:rsidR="00000000" w:rsidRPr="00000000">
        <w:rPr>
          <w:rtl w:val="0"/>
        </w:rPr>
        <w:t xml:space="preserve">A quick way to confirm that something is on the right track by getting someone else’s input. Common in UK workplaces; similar to a “check-in” or “confirmation” elsewhere.</w:t>
      </w:r>
    </w:p>
    <w:p w:rsidR="00000000" w:rsidDel="00000000" w:rsidP="00000000" w:rsidRDefault="00000000" w:rsidRPr="00000000" w14:paraId="0000023A">
      <w:pPr>
        <w:rPr/>
      </w:pPr>
      <w:r w:rsidDel="00000000" w:rsidR="00000000" w:rsidRPr="00000000">
        <w:rPr>
          <w:b w:val="1"/>
          <w:bCs w:val="1"/>
          <w:rtl w:val="0"/>
        </w:rPr>
        <w:t xml:space="preserve">Stay in your lane - </w:t>
      </w:r>
      <w:r w:rsidDel="00000000" w:rsidR="00000000" w:rsidRPr="00000000">
        <w:rPr>
          <w:rtl w:val="0"/>
        </w:rPr>
        <w:t xml:space="preserve">A phrase often used to remind individuals to stay focused on their own responsibilities or areas of expertise, avoiding unnecessary involvement in others’ roles. While it can be helpful for maintaining accountability and workflow clarity, overuse or misuse of this phrase can shut down curiosity, collaboration,</w:t>
      </w:r>
      <w:r w:rsidDel="00000000" w:rsidR="00000000" w:rsidRPr="00000000">
        <w:br w:type="page"/>
      </w:r>
      <w:r w:rsidDel="00000000" w:rsidR="00000000" w:rsidRPr="00000000">
        <w:rPr>
          <w:rtl w:val="0"/>
        </w:rPr>
      </w:r>
    </w:p>
    <w:p w:rsidR="00000000" w:rsidDel="00000000" w:rsidP="00000000" w:rsidRDefault="00000000" w:rsidRPr="00000000" w14:paraId="0000023B">
      <w:pPr>
        <w:rPr/>
      </w:pPr>
      <w:r w:rsidDel="00000000" w:rsidR="00000000" w:rsidRPr="00000000">
        <w:rPr>
          <w:u w:val="single"/>
          <w:rtl w:val="0"/>
        </w:rPr>
        <w:t xml:space="preserve">Check list visual for practice tasks</w:t>
      </w:r>
      <w:sdt>
        <w:sdtPr>
          <w:id w:val="1720472367"/>
          <w:tag w:val="goog_rdk_2"/>
        </w:sdtPr>
        <w:sdtContent>
          <w:ins w:author="Nigeena Rashidi" w:id="0" w:date="2026-02-21T22:13:25Z">
            <w:r w:rsidDel="00000000" w:rsidR="00000000" w:rsidRPr="00000000">
              <w:rPr>
                <w:u w:val="single"/>
                <w:rtl w:val="0"/>
              </w:rPr>
              <w:t xml:space="preserve"> I added this as a </w:t>
            </w:r>
          </w:ins>
          <w:sdt>
            <w:sdtPr>
              <w:id w:val="-887194620"/>
              <w:tag w:val="goog_rdk_3"/>
            </w:sdtPr>
            <w:sdtContent>
              <w:ins w:author="Nigeena Rashidi" w:id="0" w:date="2026-02-21T22:13:25Z">
                <w:r w:rsidDel="00000000" w:rsidR="00000000" w:rsidRPr="00000000">
                  <w:rPr>
                    <w:u w:val="single"/>
                    <w:rtl w:val="0"/>
                    <w:rPrChange w:author="Nigeena Rashidi" w:id="1" w:date="2026-02-21T22:13:25Z">
                      <w:rPr>
                        <w:u w:val="single"/>
                      </w:rPr>
                    </w:rPrChange>
                  </w:rPr>
                  <w:t xml:space="preserve">downloadable as well</w:t>
                </w:r>
              </w:ins>
            </w:sdtContent>
          </w:sdt>
          <w:ins w:author="Nigeena Rashidi" w:id="0" w:date="2026-02-21T22:13:25Z"/>
        </w:sdtContent>
      </w:sdt>
      <w:r w:rsidDel="00000000" w:rsidR="00000000" w:rsidRPr="00000000">
        <w:rPr>
          <w:rtl w:val="0"/>
        </w:rPr>
        <w:br w:type="textWrapping"/>
        <w:t xml:space="preserve">Checklist icon to support practice task comprehension for visual learners</w:t>
      </w:r>
    </w:p>
    <w:p w:rsidR="00000000" w:rsidDel="00000000" w:rsidP="00000000" w:rsidRDefault="00000000" w:rsidRPr="00000000" w14:paraId="0000023C">
      <w:pPr>
        <w:rPr/>
      </w:pPr>
      <w:r w:rsidDel="00000000" w:rsidR="00000000" w:rsidRPr="00000000">
        <w:rPr/>
        <w:drawing>
          <wp:inline distB="114300" distT="114300" distL="114300" distR="114300">
            <wp:extent cx="5486400" cy="54864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3"/>
        <w:keepNext w:val="0"/>
        <w:keepLines w:val="0"/>
        <w:spacing w:after="80" w:before="280" w:lineRule="auto"/>
        <w:rPr/>
      </w:pPr>
      <w:bookmarkStart w:colFirst="0" w:colLast="0" w:name="_heading=h.6ot88e4bt3rp" w:id="6"/>
      <w:bookmarkEnd w:id="6"/>
      <w:r w:rsidDel="00000000" w:rsidR="00000000" w:rsidRPr="00000000">
        <w:rPr>
          <w:rFonts w:ascii="Cambria" w:cs="Cambria" w:eastAsia="Cambria" w:hAnsi="Cambria"/>
          <w:color w:val="000000"/>
          <w:sz w:val="26"/>
          <w:szCs w:val="26"/>
          <w:rtl w:val="0"/>
        </w:rPr>
        <w:t xml:space="preserve">Bridging Phrase Cheat Sheet</w:t>
        <w:br w:type="textWrapping"/>
      </w:r>
      <w:r w:rsidDel="00000000" w:rsidR="00000000" w:rsidRPr="00000000">
        <w:rPr>
          <w:i w:val="1"/>
          <w:iCs w:val="1"/>
          <w:rtl w:val="0"/>
        </w:rPr>
        <w:t xml:space="preserve">Prompts to connect across teams, clarify assumptions, and align before making decisions.</w:t>
      </w:r>
      <w:r w:rsidDel="00000000" w:rsidR="00000000" w:rsidRPr="00000000">
        <w:rPr>
          <w:rtl w:val="0"/>
        </w:rPr>
      </w:r>
    </w:p>
    <w:p w:rsidR="00000000" w:rsidDel="00000000" w:rsidP="00000000" w:rsidRDefault="00000000" w:rsidRPr="00000000" w14:paraId="0000023F">
      <w:pPr>
        <w:pStyle w:val="Heading4"/>
        <w:keepNext w:val="0"/>
        <w:keepLines w:val="0"/>
        <w:spacing w:after="40" w:before="240" w:lineRule="auto"/>
        <w:rPr>
          <w:rFonts w:ascii="Cambria" w:cs="Cambria" w:eastAsia="Cambria" w:hAnsi="Cambria"/>
          <w:i w:val="0"/>
          <w:iCs w:val="0"/>
          <w:color w:val="000000"/>
        </w:rPr>
      </w:pPr>
      <w:bookmarkStart w:colFirst="0" w:colLast="0" w:name="_heading=h.ti471o7glhlu" w:id="7"/>
      <w:bookmarkEnd w:id="7"/>
      <w:r w:rsidDel="00000000" w:rsidR="00000000" w:rsidRPr="00000000">
        <w:rPr>
          <w:rFonts w:ascii="Cambria" w:cs="Cambria" w:eastAsia="Cambria" w:hAnsi="Cambria"/>
          <w:i w:val="0"/>
          <w:iCs w:val="0"/>
          <w:color w:val="000000"/>
          <w:rtl w:val="0"/>
        </w:rPr>
        <w:t xml:space="preserve">💬 Perspective-Seeking</w:t>
      </w:r>
    </w:p>
    <w:p w:rsidR="00000000" w:rsidDel="00000000" w:rsidP="00000000" w:rsidRDefault="00000000" w:rsidRPr="00000000" w14:paraId="00000240">
      <w:pPr>
        <w:spacing w:after="240" w:before="240" w:lineRule="auto"/>
        <w:rPr/>
      </w:pPr>
      <w:r w:rsidDel="00000000" w:rsidR="00000000" w:rsidRPr="00000000">
        <w:rPr>
          <w:rtl w:val="0"/>
        </w:rPr>
        <w:t xml:space="preserve">Use when you want to understand how others see the situation.</w:t>
      </w:r>
    </w:p>
    <w:p w:rsidR="00000000" w:rsidDel="00000000" w:rsidP="00000000" w:rsidRDefault="00000000" w:rsidRPr="00000000" w14:paraId="00000241">
      <w:pPr>
        <w:numPr>
          <w:ilvl w:val="0"/>
          <w:numId w:val="17"/>
        </w:numPr>
        <w:spacing w:after="0" w:before="240" w:lineRule="auto"/>
        <w:ind w:left="720" w:hanging="360"/>
        <w:rPr/>
      </w:pPr>
      <w:r w:rsidDel="00000000" w:rsidR="00000000" w:rsidRPr="00000000">
        <w:rPr>
          <w:rtl w:val="0"/>
        </w:rPr>
        <w:t xml:space="preserve">“What’s your perspective from where you sit?”</w:t>
      </w:r>
    </w:p>
    <w:p w:rsidR="00000000" w:rsidDel="00000000" w:rsidP="00000000" w:rsidRDefault="00000000" w:rsidRPr="00000000" w14:paraId="00000242">
      <w:pPr>
        <w:numPr>
          <w:ilvl w:val="0"/>
          <w:numId w:val="17"/>
        </w:numPr>
        <w:spacing w:after="0" w:lineRule="auto"/>
        <w:ind w:left="720" w:hanging="360"/>
        <w:rPr/>
      </w:pPr>
      <w:r w:rsidDel="00000000" w:rsidR="00000000" w:rsidRPr="00000000">
        <w:rPr>
          <w:rtl w:val="0"/>
        </w:rPr>
        <w:t xml:space="preserve">“How does this land with your team?”</w:t>
      </w:r>
    </w:p>
    <w:p w:rsidR="00000000" w:rsidDel="00000000" w:rsidP="00000000" w:rsidRDefault="00000000" w:rsidRPr="00000000" w14:paraId="00000243">
      <w:pPr>
        <w:numPr>
          <w:ilvl w:val="0"/>
          <w:numId w:val="17"/>
        </w:numPr>
        <w:spacing w:after="240" w:lineRule="auto"/>
        <w:ind w:left="720" w:hanging="360"/>
        <w:rPr/>
      </w:pPr>
      <w:r w:rsidDel="00000000" w:rsidR="00000000" w:rsidRPr="00000000">
        <w:rPr>
          <w:rtl w:val="0"/>
        </w:rPr>
        <w:t xml:space="preserve">“What would this look like from your role?”</w:t>
      </w:r>
    </w:p>
    <w:p w:rsidR="00000000" w:rsidDel="00000000" w:rsidP="00000000" w:rsidRDefault="00000000" w:rsidRPr="00000000" w14:paraId="00000244">
      <w:pPr>
        <w:pStyle w:val="Heading4"/>
        <w:keepNext w:val="0"/>
        <w:keepLines w:val="0"/>
        <w:spacing w:after="40" w:before="240" w:lineRule="auto"/>
        <w:rPr>
          <w:rFonts w:ascii="Cambria" w:cs="Cambria" w:eastAsia="Cambria" w:hAnsi="Cambria"/>
          <w:i w:val="0"/>
          <w:iCs w:val="0"/>
          <w:color w:val="000000"/>
        </w:rPr>
      </w:pPr>
      <w:bookmarkStart w:colFirst="0" w:colLast="0" w:name="_heading=h.5u3tswwwfybg" w:id="8"/>
      <w:bookmarkEnd w:id="8"/>
      <w:r w:rsidDel="00000000" w:rsidR="00000000" w:rsidRPr="00000000">
        <w:rPr>
          <w:rFonts w:ascii="Cambria" w:cs="Cambria" w:eastAsia="Cambria" w:hAnsi="Cambria"/>
          <w:i w:val="0"/>
          <w:iCs w:val="0"/>
          <w:color w:val="000000"/>
          <w:rtl w:val="0"/>
        </w:rPr>
        <w:t xml:space="preserve">🤝 Pre-Decision Alignment</w:t>
      </w:r>
    </w:p>
    <w:p w:rsidR="00000000" w:rsidDel="00000000" w:rsidP="00000000" w:rsidRDefault="00000000" w:rsidRPr="00000000" w14:paraId="00000245">
      <w:pPr>
        <w:spacing w:after="240" w:before="240" w:lineRule="auto"/>
        <w:rPr/>
      </w:pPr>
      <w:r w:rsidDel="00000000" w:rsidR="00000000" w:rsidRPr="00000000">
        <w:rPr>
          <w:rtl w:val="0"/>
        </w:rPr>
        <w:t xml:space="preserve">Use to connect views before moving forward.</w:t>
      </w:r>
    </w:p>
    <w:p w:rsidR="00000000" w:rsidDel="00000000" w:rsidP="00000000" w:rsidRDefault="00000000" w:rsidRPr="00000000" w14:paraId="00000246">
      <w:pPr>
        <w:numPr>
          <w:ilvl w:val="0"/>
          <w:numId w:val="24"/>
        </w:numPr>
        <w:spacing w:after="0" w:before="24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247">
      <w:pPr>
        <w:numPr>
          <w:ilvl w:val="0"/>
          <w:numId w:val="24"/>
        </w:numPr>
        <w:spacing w:after="0" w:lineRule="auto"/>
        <w:ind w:left="720" w:hanging="360"/>
        <w:rPr/>
      </w:pPr>
      <w:r w:rsidDel="00000000" w:rsidR="00000000" w:rsidRPr="00000000">
        <w:rPr>
          <w:rtl w:val="0"/>
        </w:rPr>
        <w:t xml:space="preserve">“Are there any considerations we haven’t covered yet?”</w:t>
      </w:r>
    </w:p>
    <w:p w:rsidR="00000000" w:rsidDel="00000000" w:rsidP="00000000" w:rsidRDefault="00000000" w:rsidRPr="00000000" w14:paraId="00000248">
      <w:pPr>
        <w:numPr>
          <w:ilvl w:val="0"/>
          <w:numId w:val="24"/>
        </w:numPr>
        <w:spacing w:after="240" w:lineRule="auto"/>
        <w:ind w:left="720" w:hanging="360"/>
        <w:rPr/>
      </w:pPr>
      <w:r w:rsidDel="00000000" w:rsidR="00000000" w:rsidRPr="00000000">
        <w:rPr>
          <w:rtl w:val="0"/>
        </w:rPr>
        <w:t xml:space="preserve">“Before we finalise, I want to sense check with [team/function].”</w:t>
      </w:r>
    </w:p>
    <w:p w:rsidR="00000000" w:rsidDel="00000000" w:rsidP="00000000" w:rsidRDefault="00000000" w:rsidRPr="00000000" w14:paraId="00000249">
      <w:pPr>
        <w:pStyle w:val="Heading4"/>
        <w:keepNext w:val="0"/>
        <w:keepLines w:val="0"/>
        <w:spacing w:after="40" w:before="240" w:lineRule="auto"/>
        <w:rPr>
          <w:rFonts w:ascii="Cambria" w:cs="Cambria" w:eastAsia="Cambria" w:hAnsi="Cambria"/>
          <w:i w:val="0"/>
          <w:iCs w:val="0"/>
          <w:color w:val="000000"/>
        </w:rPr>
      </w:pPr>
      <w:bookmarkStart w:colFirst="0" w:colLast="0" w:name="_heading=h.kq0eo9eklbjv" w:id="9"/>
      <w:bookmarkEnd w:id="9"/>
      <w:r w:rsidDel="00000000" w:rsidR="00000000" w:rsidRPr="00000000">
        <w:rPr>
          <w:rFonts w:ascii="Cambria" w:cs="Cambria" w:eastAsia="Cambria" w:hAnsi="Cambria"/>
          <w:i w:val="0"/>
          <w:iCs w:val="0"/>
          <w:color w:val="000000"/>
          <w:rtl w:val="0"/>
        </w:rPr>
        <w:t xml:space="preserve">🛠 Clarifying Roles &amp; Impacts</w:t>
      </w:r>
    </w:p>
    <w:p w:rsidR="00000000" w:rsidDel="00000000" w:rsidP="00000000" w:rsidRDefault="00000000" w:rsidRPr="00000000" w14:paraId="0000024A">
      <w:pPr>
        <w:spacing w:after="240" w:before="240" w:lineRule="auto"/>
        <w:rPr/>
      </w:pPr>
      <w:r w:rsidDel="00000000" w:rsidR="00000000" w:rsidRPr="00000000">
        <w:rPr>
          <w:rtl w:val="0"/>
        </w:rPr>
        <w:t xml:space="preserve">Use when navigating dependencies or responsibilities.</w:t>
      </w:r>
    </w:p>
    <w:p w:rsidR="00000000" w:rsidDel="00000000" w:rsidP="00000000" w:rsidRDefault="00000000" w:rsidRPr="00000000" w14:paraId="0000024B">
      <w:pPr>
        <w:numPr>
          <w:ilvl w:val="0"/>
          <w:numId w:val="16"/>
        </w:numPr>
        <w:spacing w:after="0" w:before="240" w:lineRule="auto"/>
        <w:ind w:left="720" w:hanging="360"/>
        <w:rPr/>
      </w:pPr>
      <w:r w:rsidDel="00000000" w:rsidR="00000000" w:rsidRPr="00000000">
        <w:rPr>
          <w:rtl w:val="0"/>
        </w:rPr>
        <w:t xml:space="preserve">“How does this impact your team’s priorities?”</w:t>
      </w:r>
    </w:p>
    <w:p w:rsidR="00000000" w:rsidDel="00000000" w:rsidP="00000000" w:rsidRDefault="00000000" w:rsidRPr="00000000" w14:paraId="0000024C">
      <w:pPr>
        <w:numPr>
          <w:ilvl w:val="0"/>
          <w:numId w:val="16"/>
        </w:numPr>
        <w:spacing w:after="0" w:lineRule="auto"/>
        <w:ind w:left="720" w:hanging="360"/>
        <w:rPr/>
      </w:pPr>
      <w:r w:rsidDel="00000000" w:rsidR="00000000" w:rsidRPr="00000000">
        <w:rPr>
          <w:rtl w:val="0"/>
        </w:rPr>
        <w:t xml:space="preserve">“Is there anything your function would flag before we move on?”</w:t>
      </w:r>
    </w:p>
    <w:p w:rsidR="00000000" w:rsidDel="00000000" w:rsidP="00000000" w:rsidRDefault="00000000" w:rsidRPr="00000000" w14:paraId="0000024D">
      <w:pPr>
        <w:numPr>
          <w:ilvl w:val="0"/>
          <w:numId w:val="16"/>
        </w:numPr>
        <w:spacing w:after="240" w:lineRule="auto"/>
        <w:ind w:left="720" w:hanging="360"/>
        <w:rPr/>
      </w:pPr>
      <w:r w:rsidDel="00000000" w:rsidR="00000000" w:rsidRPr="00000000">
        <w:rPr>
          <w:rtl w:val="0"/>
        </w:rPr>
        <w:t xml:space="preserve">“Can you see any knock-on effects we should plan for?”</w:t>
      </w:r>
    </w:p>
    <w:p w:rsidR="00000000" w:rsidDel="00000000" w:rsidP="00000000" w:rsidRDefault="00000000" w:rsidRPr="00000000" w14:paraId="0000024E">
      <w:pPr>
        <w:pStyle w:val="Heading4"/>
        <w:keepNext w:val="0"/>
        <w:keepLines w:val="0"/>
        <w:spacing w:after="40" w:before="240" w:lineRule="auto"/>
        <w:rPr>
          <w:rFonts w:ascii="Cambria" w:cs="Cambria" w:eastAsia="Cambria" w:hAnsi="Cambria"/>
          <w:i w:val="0"/>
          <w:iCs w:val="0"/>
          <w:color w:val="000000"/>
        </w:rPr>
      </w:pPr>
      <w:bookmarkStart w:colFirst="0" w:colLast="0" w:name="_heading=h.54dk0lzenw0s" w:id="10"/>
      <w:bookmarkEnd w:id="10"/>
      <w:r w:rsidDel="00000000" w:rsidR="00000000" w:rsidRPr="00000000">
        <w:rPr>
          <w:rFonts w:ascii="Cambria" w:cs="Cambria" w:eastAsia="Cambria" w:hAnsi="Cambria"/>
          <w:i w:val="0"/>
          <w:iCs w:val="0"/>
          <w:color w:val="000000"/>
          <w:rtl w:val="0"/>
        </w:rPr>
        <w:t xml:space="preserve">🌍 Cultural &amp; Hierarchical Adaptations</w:t>
      </w:r>
    </w:p>
    <w:p w:rsidR="00000000" w:rsidDel="00000000" w:rsidP="00000000" w:rsidRDefault="00000000" w:rsidRPr="00000000" w14:paraId="0000024F">
      <w:pPr>
        <w:spacing w:after="240" w:before="240" w:lineRule="auto"/>
        <w:rPr/>
      </w:pPr>
      <w:r w:rsidDel="00000000" w:rsidR="00000000" w:rsidRPr="00000000">
        <w:rPr>
          <w:rtl w:val="0"/>
        </w:rPr>
        <w:t xml:space="preserve">Use when working across authority levels or international teams.</w:t>
      </w:r>
    </w:p>
    <w:p w:rsidR="00000000" w:rsidDel="00000000" w:rsidP="00000000" w:rsidRDefault="00000000" w:rsidRPr="00000000" w14:paraId="00000250">
      <w:pPr>
        <w:numPr>
          <w:ilvl w:val="0"/>
          <w:numId w:val="35"/>
        </w:numPr>
        <w:spacing w:after="0" w:before="240" w:lineRule="auto"/>
        <w:ind w:left="720" w:hanging="360"/>
        <w:rPr/>
      </w:pPr>
      <w:r w:rsidDel="00000000" w:rsidR="00000000" w:rsidRPr="00000000">
        <w:rPr>
          <w:rtl w:val="0"/>
        </w:rPr>
        <w:t xml:space="preserve">“Would it be helpful to consider how [function] sees this?”</w:t>
      </w:r>
    </w:p>
    <w:p w:rsidR="00000000" w:rsidDel="00000000" w:rsidP="00000000" w:rsidRDefault="00000000" w:rsidRPr="00000000" w14:paraId="00000251">
      <w:pPr>
        <w:numPr>
          <w:ilvl w:val="0"/>
          <w:numId w:val="35"/>
        </w:numPr>
        <w:spacing w:after="0" w:lineRule="auto"/>
        <w:ind w:left="720" w:hanging="360"/>
        <w:rPr/>
      </w:pPr>
      <w:r w:rsidDel="00000000" w:rsidR="00000000" w:rsidRPr="00000000">
        <w:rPr>
          <w:rtl w:val="0"/>
        </w:rPr>
        <w:t xml:space="preserve">“I’d love to hear your thoughts from a [team] angle, if you’re comfortable sharing.”</w:t>
      </w:r>
    </w:p>
    <w:p w:rsidR="00000000" w:rsidDel="00000000" w:rsidP="00000000" w:rsidRDefault="00000000" w:rsidRPr="00000000" w14:paraId="00000252">
      <w:pPr>
        <w:numPr>
          <w:ilvl w:val="0"/>
          <w:numId w:val="35"/>
        </w:numPr>
        <w:spacing w:after="240" w:lineRule="auto"/>
        <w:ind w:left="720" w:hanging="360"/>
        <w:rPr/>
      </w:pPr>
      <w:r w:rsidDel="00000000" w:rsidR="00000000" w:rsidRPr="00000000">
        <w:rPr>
          <w:rtl w:val="0"/>
        </w:rPr>
        <w:t xml:space="preserve">“We’ve made a draft decision, but want to include [team’s] view before closing it out.”</w:t>
      </w:r>
    </w:p>
    <w:p w:rsidR="00000000" w:rsidDel="00000000" w:rsidP="00000000" w:rsidRDefault="00000000" w:rsidRPr="00000000" w14:paraId="00000253">
      <w:pPr>
        <w:pStyle w:val="Heading4"/>
        <w:keepNext w:val="0"/>
        <w:keepLines w:val="0"/>
        <w:spacing w:after="40" w:before="240" w:lineRule="auto"/>
        <w:rPr>
          <w:rFonts w:ascii="Cambria" w:cs="Cambria" w:eastAsia="Cambria" w:hAnsi="Cambria"/>
          <w:i w:val="0"/>
          <w:iCs w:val="0"/>
          <w:color w:val="000000"/>
        </w:rPr>
      </w:pPr>
      <w:bookmarkStart w:colFirst="0" w:colLast="0" w:name="_heading=h.cnrmqt24l5pb" w:id="11"/>
      <w:bookmarkEnd w:id="11"/>
      <w:r w:rsidDel="00000000" w:rsidR="00000000" w:rsidRPr="00000000">
        <w:rPr>
          <w:rFonts w:ascii="Cambria" w:cs="Cambria" w:eastAsia="Cambria" w:hAnsi="Cambria"/>
          <w:i w:val="0"/>
          <w:iCs w:val="0"/>
          <w:color w:val="000000"/>
          <w:rtl w:val="0"/>
        </w:rPr>
        <w:t xml:space="preserve">🧠 Tone Tips</w:t>
      </w:r>
    </w:p>
    <w:p w:rsidR="00000000" w:rsidDel="00000000" w:rsidP="00000000" w:rsidRDefault="00000000" w:rsidRPr="00000000" w14:paraId="00000254">
      <w:pPr>
        <w:spacing w:after="240" w:before="240" w:lineRule="auto"/>
        <w:rPr/>
      </w:pPr>
      <w:r w:rsidDel="00000000" w:rsidR="00000000" w:rsidRPr="00000000">
        <w:rPr>
          <w:rtl w:val="0"/>
        </w:rPr>
        <w:t xml:space="preserve">Make it yours, rephrase for natural tone and sincerity. If your first language is different or you tend to speak more formally, adjust the bridging phrases to sound natural in your voice. It’s not about the exact words, it’s about your intent to connect.</w:t>
      </w:r>
    </w:p>
    <w:p w:rsidR="00000000" w:rsidDel="00000000" w:rsidP="00000000" w:rsidRDefault="00000000" w:rsidRPr="00000000" w14:paraId="00000255">
      <w:pPr>
        <w:numPr>
          <w:ilvl w:val="0"/>
          <w:numId w:val="19"/>
        </w:numPr>
        <w:spacing w:after="0" w:before="240" w:lineRule="auto"/>
        <w:ind w:left="720" w:hanging="360"/>
        <w:rPr/>
      </w:pPr>
      <w:r w:rsidDel="00000000" w:rsidR="00000000" w:rsidRPr="00000000">
        <w:rPr>
          <w:rtl w:val="0"/>
        </w:rPr>
        <w:t xml:space="preserve">Keep it curious, not controlling.</w:t>
      </w:r>
    </w:p>
    <w:p w:rsidR="00000000" w:rsidDel="00000000" w:rsidP="00000000" w:rsidRDefault="00000000" w:rsidRPr="00000000" w14:paraId="00000256">
      <w:pPr>
        <w:numPr>
          <w:ilvl w:val="0"/>
          <w:numId w:val="19"/>
        </w:numPr>
        <w:spacing w:after="0" w:lineRule="auto"/>
        <w:ind w:left="720" w:hanging="360"/>
        <w:rPr/>
      </w:pPr>
      <w:r w:rsidDel="00000000" w:rsidR="00000000" w:rsidRPr="00000000">
        <w:rPr>
          <w:rtl w:val="0"/>
        </w:rPr>
        <w:t xml:space="preserve">Match your team’s communication style (formal/informal).</w:t>
      </w:r>
    </w:p>
    <w:p w:rsidR="00000000" w:rsidDel="00000000" w:rsidP="00000000" w:rsidRDefault="00000000" w:rsidRPr="00000000" w14:paraId="00000257">
      <w:pPr>
        <w:numPr>
          <w:ilvl w:val="0"/>
          <w:numId w:val="19"/>
        </w:numPr>
        <w:spacing w:after="240" w:lineRule="auto"/>
        <w:ind w:left="720" w:hanging="360"/>
        <w:rPr/>
      </w:pPr>
      <w:r w:rsidDel="00000000" w:rsidR="00000000" w:rsidRPr="00000000">
        <w:rPr>
          <w:rtl w:val="0"/>
        </w:rPr>
        <w:t xml:space="preserve">If it sounds too stiff or scripted, try:</w:t>
        <w:br w:type="textWrapping"/>
        <w:t xml:space="preserve"> </w:t>
      </w:r>
      <w:r w:rsidDel="00000000" w:rsidR="00000000" w:rsidRPr="00000000">
        <w:rPr>
          <w:i w:val="1"/>
          <w:iCs w:val="1"/>
          <w:rtl w:val="0"/>
        </w:rPr>
        <w:t xml:space="preserve">“Here’s what I’m thinking… does your team see it the same way?”</w:t>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before="240" w:lineRule="auto"/>
        <w:rPr/>
      </w:pPr>
      <w:r w:rsidDel="00000000" w:rsidR="00000000" w:rsidRPr="00000000">
        <w:rPr>
          <w:b w:val="1"/>
          <w:bCs w:val="1"/>
          <w:rtl w:val="0"/>
        </w:rPr>
        <w:t xml:space="preserve">Bridging Across Roles in Meetings</w:t>
      </w:r>
      <w:r w:rsidDel="00000000" w:rsidR="00000000" w:rsidRPr="00000000">
        <w:rPr>
          <w:rtl w:val="0"/>
        </w:rPr>
        <w:br w:type="textWrapping"/>
        <w:t xml:space="preserve">Purpose: Help teams use meetings to break down silos and invite perspective-sharing across departments.</w:t>
        <w:br w:type="textWrapping"/>
        <w:t xml:space="preserve">Usable in: Hybrid, remote, or in-person settings</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When to Use This:</w:t>
      </w:r>
    </w:p>
    <w:p w:rsidR="00000000" w:rsidDel="00000000" w:rsidP="00000000" w:rsidRDefault="00000000" w:rsidRPr="00000000" w14:paraId="0000025A">
      <w:pPr>
        <w:numPr>
          <w:ilvl w:val="0"/>
          <w:numId w:val="32"/>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Project kickoffs</w:t>
      </w:r>
    </w:p>
    <w:p w:rsidR="00000000" w:rsidDel="00000000" w:rsidP="00000000" w:rsidRDefault="00000000" w:rsidRPr="00000000" w14:paraId="0000025B">
      <w:pPr>
        <w:numPr>
          <w:ilvl w:val="0"/>
          <w:numId w:val="3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Weekly status meetings</w:t>
      </w:r>
    </w:p>
    <w:p w:rsidR="00000000" w:rsidDel="00000000" w:rsidP="00000000" w:rsidRDefault="00000000" w:rsidRPr="00000000" w14:paraId="0000025C">
      <w:pPr>
        <w:numPr>
          <w:ilvl w:val="0"/>
          <w:numId w:val="3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Decision reviews</w:t>
      </w:r>
    </w:p>
    <w:p w:rsidR="00000000" w:rsidDel="00000000" w:rsidP="00000000" w:rsidRDefault="00000000" w:rsidRPr="00000000" w14:paraId="0000025D">
      <w:pPr>
        <w:numPr>
          <w:ilvl w:val="0"/>
          <w:numId w:val="3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Huddles with cross-functional input</w:t>
      </w:r>
    </w:p>
    <w:p w:rsidR="00000000" w:rsidDel="00000000" w:rsidP="00000000" w:rsidRDefault="00000000" w:rsidRPr="00000000" w14:paraId="0000025E">
      <w:pPr>
        <w:numPr>
          <w:ilvl w:val="0"/>
          <w:numId w:val="32"/>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Stakeholder alignment</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40" w:before="240" w:lineRule="auto"/>
        <w:rPr>
          <w:i w:val="1"/>
          <w:iCs w:val="1"/>
          <w:sz w:val="18"/>
          <w:szCs w:val="18"/>
        </w:rPr>
      </w:pPr>
      <w:r w:rsidDel="00000000" w:rsidR="00000000" w:rsidRPr="00000000">
        <w:rPr>
          <w:rtl w:val="0"/>
        </w:rPr>
        <w:t xml:space="preserve">Designed to build SEL skills: social awareness, communication, empathy, and responsible decision making.</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Meeting Flow: From Silos to Shared Ownership</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1. OPENING THE MEETING (5 minutes)</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Purpose: Set tone, name functions present, encourage curiosity</w:t>
        <w:br w:type="textWrapping"/>
        <w:t xml:space="preserve">Sample phrase (for host or facilitator):</w:t>
      </w:r>
    </w:p>
    <w:p w:rsidR="00000000" w:rsidDel="00000000" w:rsidP="00000000" w:rsidRDefault="00000000" w:rsidRPr="00000000" w14:paraId="00000263">
      <w:pPr>
        <w:numPr>
          <w:ilvl w:val="0"/>
          <w:numId w:val="33"/>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“Let’s start by acknowledging we’ve got [teams listed] in the room. That gives us a full picture from strategy, design, delivery, and support.”</w:t>
      </w:r>
    </w:p>
    <w:p w:rsidR="00000000" w:rsidDel="00000000" w:rsidP="00000000" w:rsidRDefault="00000000" w:rsidRPr="00000000" w14:paraId="00000264">
      <w:pPr>
        <w:numPr>
          <w:ilvl w:val="0"/>
          <w:numId w:val="33"/>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“Before we dive in, let’s take a quick look at how today’s decision could impact your team’s area. I’ll ask each voice in the room to weigh in at key points.”</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240" w:before="240" w:lineRule="auto"/>
        <w:rPr/>
      </w:pPr>
      <w:r w:rsidDel="00000000" w:rsidR="00000000" w:rsidRPr="00000000">
        <w:rPr>
          <w:i w:val="1"/>
          <w:iCs w:val="1"/>
          <w:sz w:val="18"/>
          <w:szCs w:val="18"/>
          <w:rtl w:val="0"/>
        </w:rPr>
        <w:t xml:space="preserve">💡</w:t>
      </w:r>
      <w:r w:rsidDel="00000000" w:rsidR="00000000" w:rsidRPr="00000000">
        <w:rPr>
          <w:rtl w:val="0"/>
        </w:rPr>
        <w:t xml:space="preserve"> Tip: Reaffirm the shared goal. E.g., “We’re here to move faster and more aligned—thanks, everyone, for bringing your lens to the table.”</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2. MID-MEETING: INVITING PERSPECTIVES (Core Agenda Items)</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For each agenda item, build in functional check-ins. Use bridging phrases to surface views early.</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STRUCTURE:</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Topic raised → Host summarizes → “Let’s bridge” prompt → Clarify → Then move forward</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Sample bridging language:</w:t>
      </w:r>
    </w:p>
    <w:p w:rsidR="00000000" w:rsidDel="00000000" w:rsidP="00000000" w:rsidRDefault="00000000" w:rsidRPr="00000000" w14:paraId="0000026C">
      <w:pPr>
        <w:numPr>
          <w:ilvl w:val="0"/>
          <w:numId w:val="31"/>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“What would this look like from the [Ops/Finance/Customer Success] side?”</w:t>
      </w:r>
    </w:p>
    <w:p w:rsidR="00000000" w:rsidDel="00000000" w:rsidP="00000000" w:rsidRDefault="00000000" w:rsidRPr="00000000" w14:paraId="0000026D">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“Do we see any dependencies this decision might create?”</w:t>
      </w:r>
    </w:p>
    <w:p w:rsidR="00000000" w:rsidDel="00000000" w:rsidP="00000000" w:rsidRDefault="00000000" w:rsidRPr="00000000" w14:paraId="0000026E">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“Before we finalise, let’s align across roles. Are there any impacts we haven’t considered yet?”</w:t>
      </w:r>
    </w:p>
    <w:p w:rsidR="00000000" w:rsidDel="00000000" w:rsidP="00000000" w:rsidRDefault="00000000" w:rsidRPr="00000000" w14:paraId="0000026F">
      <w:pPr>
        <w:numPr>
          <w:ilvl w:val="0"/>
          <w:numId w:val="31"/>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“Any views on this from where you’re sitting?”</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Watch for silence. Prompt: “Who haven’t we heard from yet, and what might their function pick up downstream?”</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3. CLOSING THE MEETING (Last 5–7 minutes)</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Goal: Reconfirm shared understanding, clarify ownership, and reinforce alignment</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Sample wrap-up script:</w:t>
      </w:r>
    </w:p>
    <w:p w:rsidR="00000000" w:rsidDel="00000000" w:rsidP="00000000" w:rsidRDefault="00000000" w:rsidRPr="00000000" w14:paraId="00000275">
      <w:pPr>
        <w:numPr>
          <w:ilvl w:val="0"/>
          <w:numId w:val="23"/>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“Here’s what we’ve aligned on—and what each team is taking forward…”</w:t>
      </w:r>
    </w:p>
    <w:p w:rsidR="00000000" w:rsidDel="00000000" w:rsidP="00000000" w:rsidRDefault="00000000" w:rsidRPr="00000000" w14:paraId="00000276">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“Quick sense check—do we all feel clear on how this impacts our team’s next steps?”</w:t>
      </w:r>
    </w:p>
    <w:p w:rsidR="00000000" w:rsidDel="00000000" w:rsidP="00000000" w:rsidRDefault="00000000" w:rsidRPr="00000000" w14:paraId="00000277">
      <w:pPr>
        <w:numPr>
          <w:ilvl w:val="0"/>
          <w:numId w:val="23"/>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“Let’s turn this into a simple recap so we can track progress across functions next week.”</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OPTIONAL: Try the final alignment prompt:</w:t>
      </w:r>
    </w:p>
    <w:p w:rsidR="00000000" w:rsidDel="00000000" w:rsidP="00000000" w:rsidRDefault="00000000" w:rsidRPr="00000000" w14:paraId="00000279">
      <w:pPr>
        <w:numPr>
          <w:ilvl w:val="0"/>
          <w:numId w:val="1"/>
        </w:numPr>
        <w:pBdr>
          <w:top w:space="0" w:sz="0" w:val="nil"/>
          <w:left w:space="0" w:sz="0" w:val="nil"/>
          <w:bottom w:space="0" w:sz="0" w:val="nil"/>
          <w:right w:space="0" w:sz="0" w:val="nil"/>
          <w:between w:space="0" w:sz="0" w:val="nil"/>
        </w:pBdr>
        <w:spacing w:after="240" w:before="240" w:lineRule="auto"/>
        <w:ind w:left="720" w:hanging="360"/>
        <w:rPr/>
      </w:pPr>
      <w:r w:rsidDel="00000000" w:rsidR="00000000" w:rsidRPr="00000000">
        <w:rPr>
          <w:rtl w:val="0"/>
        </w:rPr>
        <w:t xml:space="preserve">“If another team walked in right now and asked what we decided, would we all answer the same way?”</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Sample Meeting Agenda: Cross-Functional Sync (for use with </w:t>
      </w:r>
      <w:hyperlink r:id="rId14">
        <w:r w:rsidDel="00000000" w:rsidR="00000000" w:rsidRPr="00000000">
          <w:rPr>
            <w:rtl w:val="0"/>
          </w:rPr>
          <w:t xml:space="preserve">lucidmeetings.com</w:t>
        </w:r>
      </w:hyperlink>
      <w:r w:rsidDel="00000000" w:rsidR="00000000" w:rsidRPr="00000000">
        <w:rPr>
          <w:rtl w:val="0"/>
        </w:rPr>
        <w:t xml:space="preserve">)</w:t>
      </w:r>
    </w:p>
    <w:p w:rsidR="00000000" w:rsidDel="00000000" w:rsidP="00000000" w:rsidRDefault="00000000" w:rsidRPr="00000000" w14:paraId="0000027C">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Welcome &amp; cross-functional check-in</w:t>
      </w:r>
    </w:p>
    <w:p w:rsidR="00000000" w:rsidDel="00000000" w:rsidP="00000000" w:rsidRDefault="00000000" w:rsidRPr="00000000" w14:paraId="0000027D">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Agenda overview</w:t>
      </w:r>
    </w:p>
    <w:p w:rsidR="00000000" w:rsidDel="00000000" w:rsidP="00000000" w:rsidRDefault="00000000" w:rsidRPr="00000000" w14:paraId="0000027E">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Review of blockers, with bridging language</w:t>
      </w:r>
    </w:p>
    <w:p w:rsidR="00000000" w:rsidDel="00000000" w:rsidP="00000000" w:rsidRDefault="00000000" w:rsidRPr="00000000" w14:paraId="0000027F">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Aligned action review</w:t>
      </w:r>
    </w:p>
    <w:p w:rsidR="00000000" w:rsidDel="00000000" w:rsidP="00000000" w:rsidRDefault="00000000" w:rsidRPr="00000000" w14:paraId="00000280">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Close with impact reframe and function check</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"Bridging across roles doesn’t begin with consensus, it begins with curiosity. Every well-run meeting is a chance to rehearse inclusion.”</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240" w:before="240" w:lineRule="auto"/>
        <w:rPr/>
      </w:pPr>
      <w:r w:rsidDel="00000000" w:rsidR="00000000" w:rsidRPr="00000000">
        <w:rPr>
          <w:b w:val="1"/>
          <w:bCs w:val="1"/>
          <w:rtl w:val="0"/>
        </w:rPr>
        <w:t xml:space="preserve">When Bridging Meets Resistance: What to Do </w:t>
      </w:r>
      <w:sdt>
        <w:sdtPr>
          <w:id w:val="-1689802043"/>
          <w:tag w:val="goog_rdk_4"/>
        </w:sdtPr>
        <w:sdtContent>
          <w:commentRangeStart w:id="0"/>
        </w:sdtContent>
      </w:sdt>
      <w:r w:rsidDel="00000000" w:rsidR="00000000" w:rsidRPr="00000000">
        <w:rPr>
          <w:b w:val="1"/>
          <w:bCs w:val="1"/>
          <w:rtl w:val="0"/>
        </w:rPr>
        <w:t xml:space="preserve">Next</w:t>
      </w:r>
      <w:commentRangeEnd w:id="0"/>
      <w:r w:rsidDel="00000000" w:rsidR="00000000" w:rsidRPr="00000000">
        <w:commentReference w:id="0"/>
      </w:r>
      <w:r w:rsidDel="00000000" w:rsidR="00000000" w:rsidRPr="00000000">
        <w:rPr>
          <w:b w:val="1"/>
          <w:bCs w:val="1"/>
          <w:rtl w:val="0"/>
        </w:rPr>
        <w:t xml:space="preserve"> </w:t>
      </w:r>
      <w:r w:rsidDel="00000000" w:rsidR="00000000" w:rsidRPr="00000000">
        <w:rPr>
          <w:rtl w:val="0"/>
        </w:rPr>
        <w:br w:type="textWrapping"/>
        <w:t xml:space="preserve">Purpose: This resource helps learners navigate common roadblocks when trying to use bridging language. It offers calm, professional strategies for responding to resistance, silence, or pushback, especially in situations where cross-functional teams are guarded, skeptical, or overloaded. </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 Why This Matters</w:t>
        <w:br w:type="textWrapping"/>
        <w:t xml:space="preserve">Bridging language is powerful, but it doesn’t always land the first time. People might:</w:t>
      </w:r>
    </w:p>
    <w:p w:rsidR="00000000" w:rsidDel="00000000" w:rsidP="00000000" w:rsidRDefault="00000000" w:rsidRPr="00000000" w14:paraId="00000286">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Be too busy to engage</w:t>
      </w:r>
    </w:p>
    <w:p w:rsidR="00000000" w:rsidDel="00000000" w:rsidP="00000000" w:rsidRDefault="00000000" w:rsidRPr="00000000" w14:paraId="00000287">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Feel like “input” doesn’t mean influence</w:t>
      </w:r>
    </w:p>
    <w:p w:rsidR="00000000" w:rsidDel="00000000" w:rsidP="00000000" w:rsidRDefault="00000000" w:rsidRPr="00000000" w14:paraId="00000288">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Assume their role isn’t relevant</w:t>
      </w:r>
    </w:p>
    <w:p w:rsidR="00000000" w:rsidDel="00000000" w:rsidP="00000000" w:rsidRDefault="00000000" w:rsidRPr="00000000" w14:paraId="00000289">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Resist because they’ve been burned by misalignment in the past</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If someone says no, stays silent, or deflects your effort to collaborate across roles, it doesn’t mean the door is closed, it just means you may need to try again differently.</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These strategies strengthen emotional intelligence skills like:</w:t>
      </w:r>
    </w:p>
    <w:p w:rsidR="00000000" w:rsidDel="00000000" w:rsidP="00000000" w:rsidRDefault="00000000" w:rsidRPr="00000000" w14:paraId="0000028C">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Self-awareness (managing reactions to rejection or discomfort)</w:t>
      </w:r>
    </w:p>
    <w:p w:rsidR="00000000" w:rsidDel="00000000" w:rsidP="00000000" w:rsidRDefault="00000000" w:rsidRPr="00000000" w14:paraId="0000028D">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Empathy (understanding why someone may hesitate)</w:t>
      </w:r>
    </w:p>
    <w:p w:rsidR="00000000" w:rsidDel="00000000" w:rsidP="00000000" w:rsidRDefault="00000000" w:rsidRPr="00000000" w14:paraId="0000028E">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Relationship skills (building trust and shared respect over time)</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COMMON FORM OF RESISTANCE &amp; WHAT TO TRY IN RESPONSE</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(1) THE HARD “NO”: “That’s not our priority.” or “We’ve already decided.”</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Try this:</w:t>
      </w:r>
    </w:p>
    <w:p w:rsidR="00000000" w:rsidDel="00000000" w:rsidP="00000000" w:rsidRDefault="00000000" w:rsidRPr="00000000" w14:paraId="00000292">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“I hear that. What would make this more relevant to your team?”</w:t>
      </w:r>
    </w:p>
    <w:p w:rsidR="00000000" w:rsidDel="00000000" w:rsidP="00000000" w:rsidRDefault="00000000" w:rsidRPr="00000000" w14:paraId="00000293">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“Would it be okay if I followed up after [event or deadline]? I think insight from your function could help us avoid rework.”</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 Tip: Acknowledge their busy context and ask permission to keep the loop open.</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(2) SILENCE or “We’re good”: No input offered when you bridge.</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Try this:</w:t>
      </w:r>
    </w:p>
    <w:p w:rsidR="00000000" w:rsidDel="00000000" w:rsidP="00000000" w:rsidRDefault="00000000" w:rsidRPr="00000000" w14:paraId="00000297">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“I noticed we didn’t get a view from [team]. Is there anything that might create a tension point for your function later on?”</w:t>
      </w:r>
    </w:p>
    <w:p w:rsidR="00000000" w:rsidDel="00000000" w:rsidP="00000000" w:rsidRDefault="00000000" w:rsidRPr="00000000" w14:paraId="00000298">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“I want to make space for your view, even if it’s a quick one. Is there anything you'd want us to understand from your side?”</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Tip: Make it low-stakes, but signal genuine interest in perspective.</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(3) “STAY IN YOUR LANE” FEEDBACK: “This isn’t in your scope.”</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Try this:</w:t>
      </w:r>
    </w:p>
    <w:p w:rsidR="00000000" w:rsidDel="00000000" w:rsidP="00000000" w:rsidRDefault="00000000" w:rsidRPr="00000000" w14:paraId="0000029C">
      <w:pPr>
        <w:numPr>
          <w:ilvl w:val="0"/>
          <w:numId w:val="29"/>
        </w:numPr>
        <w:pBdr>
          <w:top w:space="0" w:sz="0" w:val="nil"/>
          <w:left w:space="0" w:sz="0" w:val="nil"/>
          <w:bottom w:space="0" w:sz="0" w:val="nil"/>
          <w:right w:space="0" w:sz="0" w:val="nil"/>
          <w:between w:space="0" w:sz="0" w:val="nil"/>
        </w:pBdr>
        <w:spacing w:after="240" w:before="240" w:lineRule="auto"/>
        <w:ind w:left="720" w:hanging="360"/>
        <w:rPr/>
      </w:pPr>
      <w:r w:rsidDel="00000000" w:rsidR="00000000" w:rsidRPr="00000000">
        <w:rPr>
          <w:rtl w:val="0"/>
        </w:rPr>
        <w:t xml:space="preserve">“I completely respect your role boundaries. I’m asking because collaboration is smoother when we see the big picture. Would you be open to just a quick sense check to help me understand how this lands with your area?”</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Tip: Reframe your curiosity as efficiency—not control.</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(4) INDIRECT RESISTANCE: Deflecting the invite: “Let’s circle back later.” or “We’ll let you know.”</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Try this:</w:t>
      </w:r>
    </w:p>
    <w:p w:rsidR="00000000" w:rsidDel="00000000" w:rsidP="00000000" w:rsidRDefault="00000000" w:rsidRPr="00000000" w14:paraId="000002A0">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“Thanks for noting that. So I can plan well, is there a better time or condition for your team to weigh in?”</w:t>
      </w:r>
    </w:p>
    <w:p w:rsidR="00000000" w:rsidDel="00000000" w:rsidP="00000000" w:rsidRDefault="00000000" w:rsidRPr="00000000" w14:paraId="000002A1">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“If later’s better, I’ll mark a follow-up. I want to make sure your team’s needs are in the mix.”</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Tip: Be gracious, signal accountability, and follow through.</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ADVANCED BRIDGING STRATEGIES</w:t>
      </w:r>
    </w:p>
    <w:p w:rsidR="00000000" w:rsidDel="00000000" w:rsidP="00000000" w:rsidRDefault="00000000" w:rsidRPr="00000000" w14:paraId="000002A4">
      <w:pPr>
        <w:numPr>
          <w:ilvl w:val="0"/>
          <w:numId w:val="29"/>
        </w:numPr>
        <w:pBdr>
          <w:top w:space="0" w:sz="0" w:val="nil"/>
          <w:left w:space="0" w:sz="0" w:val="nil"/>
          <w:bottom w:space="0" w:sz="0" w:val="nil"/>
          <w:right w:space="0" w:sz="0" w:val="nil"/>
          <w:between w:space="0" w:sz="0" w:val="nil"/>
        </w:pBdr>
        <w:spacing w:after="240" w:before="240" w:lineRule="auto"/>
        <w:ind w:left="720" w:hanging="360"/>
        <w:rPr/>
      </w:pPr>
      <w:r w:rsidDel="00000000" w:rsidR="00000000" w:rsidRPr="00000000">
        <w:rPr>
          <w:rtl w:val="0"/>
        </w:rPr>
        <w:t xml:space="preserve">Enlist a Trusted Connector - If you’re external to the team, ask a respected team member to relay or endorse your bridging approach. This builds relational credibility through peer support.</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before="240" w:lineRule="auto"/>
        <w:ind w:left="720" w:firstLine="0"/>
        <w:rPr/>
      </w:pPr>
      <w:r w:rsidDel="00000000" w:rsidR="00000000" w:rsidRPr="00000000">
        <w:rPr>
          <w:rtl w:val="0"/>
        </w:rPr>
        <w:t xml:space="preserve">Say: “Would it land better if someone closer to the team introduced the question?”</w:t>
      </w:r>
    </w:p>
    <w:p w:rsidR="00000000" w:rsidDel="00000000" w:rsidP="00000000" w:rsidRDefault="00000000" w:rsidRPr="00000000" w14:paraId="000002A6">
      <w:pPr>
        <w:numPr>
          <w:ilvl w:val="0"/>
          <w:numId w:val="29"/>
        </w:numPr>
        <w:pBdr>
          <w:top w:space="0" w:sz="0" w:val="nil"/>
          <w:left w:space="0" w:sz="0" w:val="nil"/>
          <w:bottom w:space="0" w:sz="0" w:val="nil"/>
          <w:right w:space="0" w:sz="0" w:val="nil"/>
          <w:between w:space="0" w:sz="0" w:val="nil"/>
        </w:pBdr>
        <w:spacing w:after="240" w:before="240" w:lineRule="auto"/>
        <w:ind w:left="720" w:hanging="360"/>
        <w:rPr/>
      </w:pPr>
      <w:r w:rsidDel="00000000" w:rsidR="00000000" w:rsidRPr="00000000">
        <w:rPr>
          <w:rtl w:val="0"/>
        </w:rPr>
        <w:t xml:space="preserve">Use a Bridge-by-Example - Sometimes, showing the value of bridging indirectly helps. Share a story about when cross-role misalignment created confusion and what changed when someone paused to check impact.</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40" w:before="240" w:lineRule="auto"/>
        <w:ind w:left="720" w:firstLine="0"/>
        <w:rPr/>
      </w:pPr>
      <w:r w:rsidDel="00000000" w:rsidR="00000000" w:rsidRPr="00000000">
        <w:rPr>
          <w:rtl w:val="0"/>
        </w:rPr>
        <w:t xml:space="preserve">Say: “We’ve seen projects drift when a team wasn’t looped in early. I’m hoping to prevent that here.”</w:t>
      </w:r>
    </w:p>
    <w:p w:rsidR="00000000" w:rsidDel="00000000" w:rsidP="00000000" w:rsidRDefault="00000000" w:rsidRPr="00000000" w14:paraId="000002A8">
      <w:pPr>
        <w:numPr>
          <w:ilvl w:val="0"/>
          <w:numId w:val="29"/>
        </w:numPr>
        <w:pBdr>
          <w:top w:space="0" w:sz="0" w:val="nil"/>
          <w:left w:space="0" w:sz="0" w:val="nil"/>
          <w:bottom w:space="0" w:sz="0" w:val="nil"/>
          <w:right w:space="0" w:sz="0" w:val="nil"/>
          <w:between w:space="0" w:sz="0" w:val="nil"/>
        </w:pBdr>
        <w:spacing w:after="240" w:before="240" w:lineRule="auto"/>
        <w:ind w:left="720" w:hanging="360"/>
        <w:rPr/>
      </w:pPr>
      <w:r w:rsidDel="00000000" w:rsidR="00000000" w:rsidRPr="00000000">
        <w:rPr>
          <w:rtl w:val="0"/>
        </w:rPr>
        <w:t xml:space="preserve">Normalize Resistance - If there’s clear tension or a history of being siloed, acknowledge it.</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240" w:before="240" w:lineRule="auto"/>
        <w:ind w:left="720" w:firstLine="0"/>
        <w:rPr/>
      </w:pPr>
      <w:r w:rsidDel="00000000" w:rsidR="00000000" w:rsidRPr="00000000">
        <w:rPr>
          <w:rtl w:val="0"/>
        </w:rPr>
        <w:t xml:space="preserve">Say: “I know people are stretched and bridging roles hasn’t always been the norm. I’m trying to shift that gently, one question at a time.”</w:t>
      </w:r>
    </w:p>
    <w:p w:rsidR="00000000" w:rsidDel="00000000" w:rsidP="00000000" w:rsidRDefault="00000000" w:rsidRPr="00000000" w14:paraId="000002AA">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Reframe the Goal - You’re not trying to “get everyone to say yes”. You’re building a habit of inclusive dialogue, whether or not there’s agreement. This isn't about control or consensus. It’s about:</w:t>
      </w:r>
    </w:p>
    <w:p w:rsidR="00000000" w:rsidDel="00000000" w:rsidP="00000000" w:rsidRDefault="00000000" w:rsidRPr="00000000" w14:paraId="000002AB">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Helping each role feel seen</w:t>
      </w:r>
    </w:p>
    <w:p w:rsidR="00000000" w:rsidDel="00000000" w:rsidP="00000000" w:rsidRDefault="00000000" w:rsidRPr="00000000" w14:paraId="000002AC">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Reducing future rework</w:t>
      </w:r>
    </w:p>
    <w:p w:rsidR="00000000" w:rsidDel="00000000" w:rsidP="00000000" w:rsidRDefault="00000000" w:rsidRPr="00000000" w14:paraId="000002AD">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Creating shared direction</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 Final Encouragement: Being the person who keeps inviting others in, even gently, even when it’s awkward, is a leadership act. Bridging takes courage, consistency, and humility.</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Want to Practice? Pair this tool with these practice prompts from the main lesson:</w:t>
      </w:r>
    </w:p>
    <w:p w:rsidR="00000000" w:rsidDel="00000000" w:rsidP="00000000" w:rsidRDefault="00000000" w:rsidRPr="00000000" w14:paraId="000002B0">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“Let’s align our views before we decide.”</w:t>
      </w:r>
    </w:p>
    <w:p w:rsidR="00000000" w:rsidDel="00000000" w:rsidP="00000000" w:rsidRDefault="00000000" w:rsidRPr="00000000" w14:paraId="000002B1">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“What might this look like from your end?”</w:t>
      </w:r>
    </w:p>
    <w:p w:rsidR="00000000" w:rsidDel="00000000" w:rsidP="00000000" w:rsidRDefault="00000000" w:rsidRPr="00000000" w14:paraId="000002B2">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“Can you see any tensions we should know about?”</w:t>
      </w:r>
    </w:p>
    <w:p w:rsidR="00000000" w:rsidDel="00000000" w:rsidP="00000000" w:rsidRDefault="00000000" w:rsidRPr="00000000" w14:paraId="000002B3">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Try 1 bridging question with someone outside your function this week, even if they’ve said “no” before.</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Add to Your Learning Journal:</w:t>
      </w:r>
    </w:p>
    <w:p w:rsidR="00000000" w:rsidDel="00000000" w:rsidP="00000000" w:rsidRDefault="00000000" w:rsidRPr="00000000" w14:paraId="000002B5">
      <w:pPr>
        <w:numPr>
          <w:ilvl w:val="0"/>
          <w:numId w:val="29"/>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rtl w:val="0"/>
        </w:rPr>
        <w:t xml:space="preserve">What happened?</w:t>
      </w:r>
    </w:p>
    <w:p w:rsidR="00000000" w:rsidDel="00000000" w:rsidP="00000000" w:rsidRDefault="00000000" w:rsidRPr="00000000" w14:paraId="000002B6">
      <w:pPr>
        <w:numPr>
          <w:ilvl w:val="0"/>
          <w:numId w:val="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How did they respond this time?</w:t>
      </w:r>
    </w:p>
    <w:p w:rsidR="00000000" w:rsidDel="00000000" w:rsidP="00000000" w:rsidRDefault="00000000" w:rsidRPr="00000000" w14:paraId="000002B7">
      <w:pPr>
        <w:numPr>
          <w:ilvl w:val="0"/>
          <w:numId w:val="2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rtl w:val="0"/>
        </w:rPr>
        <w:t xml:space="preserve">How did you feel while asking?</w:t>
      </w:r>
    </w:p>
    <w:p w:rsidR="00000000" w:rsidDel="00000000" w:rsidP="00000000" w:rsidRDefault="00000000" w:rsidRPr="00000000" w14:paraId="000002B8">
      <w:pPr>
        <w:spacing w:after="240" w:lineRule="auto"/>
        <w:rPr>
          <w:i w:val="1"/>
          <w:iCs w:val="1"/>
        </w:rPr>
      </w:pPr>
      <w:r w:rsidDel="00000000" w:rsidR="00000000" w:rsidRPr="00000000">
        <w:rPr>
          <w:rtl w:val="0"/>
        </w:rPr>
      </w:r>
    </w:p>
    <w:sectPr>
      <w:headerReference r:id="rId15"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geena Rashidi" w:id="0" w:date="2026-02-21T22:13:14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is the downloadable they mentioned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ckinsey.com/business-functions/organization/our-insights/the-organization-blog/tearing-down-silos-to-boost-performance" TargetMode="External"/><Relationship Id="rId10" Type="http://schemas.openxmlformats.org/officeDocument/2006/relationships/hyperlink" Target="https://jdmeier.com/" TargetMode="External"/><Relationship Id="rId13" Type="http://schemas.openxmlformats.org/officeDocument/2006/relationships/image" Target="media/image1.png"/><Relationship Id="rId12" Type="http://schemas.openxmlformats.org/officeDocument/2006/relationships/hyperlink" Target="https://www.mckinsey.com/business-functions/organization/our-insights/the-organization-blog/tearing-down-silos-to-boost-performan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eetjamie.ai/blog/cross-functional-meeting" TargetMode="External"/><Relationship Id="rId15" Type="http://schemas.openxmlformats.org/officeDocument/2006/relationships/header" Target="header1.xml"/><Relationship Id="rId14" Type="http://schemas.openxmlformats.org/officeDocument/2006/relationships/hyperlink" Target="https://www.lucidmeetings.com/templates/how-run-cross-functional-weekly-update-meet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N78v9k9xIxg1CCVC3LLCuMS2FA==">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2026-02-21T20:59:00Z</dcterms:created>
  <dc:creator>python-docx</dc:creator>
</cp:coreProperties>
</file>